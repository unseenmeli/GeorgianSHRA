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4768BF" w:rsidRPr="001162BE" w14:paraId="529B5BD0" w14:textId="77777777" w:rsidTr="00785DF6">
        <w:tc>
          <w:tcPr>
            <w:tcW w:w="1255" w:type="dxa"/>
          </w:tcPr>
          <w:p w14:paraId="392A55C5" w14:textId="232F8BCE" w:rsidR="004768BF" w:rsidRPr="001162BE" w:rsidRDefault="00EB297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9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</w:t>
            </w:r>
          </w:p>
        </w:tc>
        <w:tc>
          <w:tcPr>
            <w:tcW w:w="8095" w:type="dxa"/>
          </w:tcPr>
          <w:p w14:paraId="28294727" w14:textId="3F8DBDD5" w:rsidR="004768BF" w:rsidRPr="001162BE" w:rsidRDefault="00C00FBC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მონაწილეთა </w:t>
            </w:r>
            <w:r w:rsidR="00EB2976" w:rsidRPr="001162BE">
              <w:rPr>
                <w:rFonts w:ascii="Sylfaen" w:hAnsi="Sylfaen"/>
                <w:sz w:val="20"/>
                <w:szCs w:val="20"/>
                <w:lang w:val="ka-GE"/>
              </w:rPr>
              <w:t>რეგისტრაცია</w:t>
            </w:r>
          </w:p>
        </w:tc>
      </w:tr>
      <w:tr w:rsidR="004768BF" w:rsidRPr="001162BE" w14:paraId="470D3752" w14:textId="77777777" w:rsidTr="00785DF6">
        <w:tc>
          <w:tcPr>
            <w:tcW w:w="1255" w:type="dxa"/>
          </w:tcPr>
          <w:p w14:paraId="03C4C9A7" w14:textId="040C8783" w:rsidR="004768BF" w:rsidRPr="001162BE" w:rsidRDefault="00EB297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</w:p>
        </w:tc>
        <w:tc>
          <w:tcPr>
            <w:tcW w:w="8095" w:type="dxa"/>
          </w:tcPr>
          <w:p w14:paraId="2F78C43D" w14:textId="6F5B562D" w:rsidR="004768BF" w:rsidRPr="001162BE" w:rsidRDefault="00366BC9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კონგრესის გახსნა, მისალმება</w:t>
            </w:r>
          </w:p>
        </w:tc>
      </w:tr>
      <w:tr w:rsidR="004768BF" w:rsidRPr="001162BE" w14:paraId="28A97400" w14:textId="77777777" w:rsidTr="00785DF6">
        <w:tc>
          <w:tcPr>
            <w:tcW w:w="1255" w:type="dxa"/>
            <w:shd w:val="clear" w:color="auto" w:fill="FFFFFF" w:themeFill="background1"/>
          </w:tcPr>
          <w:p w14:paraId="6110127D" w14:textId="6D270168" w:rsidR="004768BF" w:rsidRPr="00540322" w:rsidRDefault="00D433B5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1 სესია</w:t>
            </w:r>
          </w:p>
        </w:tc>
        <w:tc>
          <w:tcPr>
            <w:tcW w:w="8095" w:type="dxa"/>
            <w:shd w:val="clear" w:color="auto" w:fill="FFFFFF" w:themeFill="background1"/>
          </w:tcPr>
          <w:p w14:paraId="40A22D1C" w14:textId="3F9FAA85" w:rsidR="004768BF" w:rsidRPr="00540322" w:rsidRDefault="004B1893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მოდერატორები</w:t>
            </w:r>
            <w:r w:rsidR="00E620F5"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:</w:t>
            </w:r>
            <w:r w:rsidR="004049E8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</w:t>
            </w:r>
            <w:r w:rsidR="00BB3CDF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ჯენარო ქრისტესაშვილი, არჩილ ხომასურიძე , დავით მეტრეველი</w:t>
            </w:r>
          </w:p>
        </w:tc>
      </w:tr>
      <w:tr w:rsidR="004768BF" w:rsidRPr="001162BE" w14:paraId="717E3536" w14:textId="77777777" w:rsidTr="00785DF6">
        <w:tc>
          <w:tcPr>
            <w:tcW w:w="1255" w:type="dxa"/>
          </w:tcPr>
          <w:p w14:paraId="07D3DBE6" w14:textId="64EE182E" w:rsidR="004768BF" w:rsidRPr="001162BE" w:rsidRDefault="00BB3CDF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0A344A31" w14:textId="77777777" w:rsidR="00C66C4D" w:rsidRPr="001162BE" w:rsidRDefault="00C66C4D" w:rsidP="00C66C4D">
            <w:pP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პრობიოტიკები საშარდე გზების ინფექციის მკურნალობაში</w:t>
            </w:r>
          </w:p>
          <w:p w14:paraId="65A7CD5C" w14:textId="594ECAF6" w:rsidR="004768BF" w:rsidRPr="001063A5" w:rsidRDefault="00C66C4D" w:rsidP="00C66C4D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AC0312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არჩილ ჩხოტუა</w:t>
            </w:r>
            <w:r w:rsidRPr="001063A5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r w:rsidR="00682903" w:rsidRPr="001063A5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053B7D">
              <w:rPr>
                <w:rFonts w:ascii="Sylfaen" w:hAnsi="Sylfaen" w:cs="Sylfaen"/>
                <w:i/>
                <w:iCs/>
                <w:sz w:val="16"/>
                <w:szCs w:val="16"/>
              </w:rPr>
              <w:t>იცინის დოქტორი</w:t>
            </w:r>
            <w:r w:rsidR="00682903" w:rsidRPr="001063A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053B7D" w:rsidRPr="00053B7D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ლ. მანაგაძის სახ. უროლოგიის ეროვნული ცენტრის დირექტორი სამეცნიერო დარგში. საქართველოს უროლოგთა ასოციაციის გენერალური მდივანი</w:t>
            </w:r>
          </w:p>
        </w:tc>
      </w:tr>
      <w:tr w:rsidR="004768BF" w:rsidRPr="001162BE" w14:paraId="4D38544D" w14:textId="77777777" w:rsidTr="00785DF6">
        <w:tc>
          <w:tcPr>
            <w:tcW w:w="1255" w:type="dxa"/>
          </w:tcPr>
          <w:p w14:paraId="11CC3CF3" w14:textId="5CC82223" w:rsidR="004768BF" w:rsidRPr="001162BE" w:rsidRDefault="002C696A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40</w:t>
            </w:r>
          </w:p>
        </w:tc>
        <w:tc>
          <w:tcPr>
            <w:tcW w:w="8095" w:type="dxa"/>
          </w:tcPr>
          <w:p w14:paraId="1A9D97EF" w14:textId="77777777" w:rsidR="004B110D" w:rsidRPr="001162BE" w:rsidRDefault="004B110D" w:rsidP="002A5158">
            <w:pPr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ჰიპერჰომოცისტეინემიისა და MTHFR გენების პოლიმორფიზმის გავლენა რეპროდუქციულ გამოსავლებზე პაციენტებში პოლიცისტური საკვერცხეების სინდრომით</w:t>
            </w:r>
          </w:p>
          <w:p w14:paraId="634AF225" w14:textId="7C94D4D2" w:rsidR="004768BF" w:rsidRPr="00AC0312" w:rsidRDefault="002A5158" w:rsidP="002A5158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AC0312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მანანა ურჯუმელაშვილი</w:t>
            </w:r>
            <w:r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r w:rsidR="002804DC" w:rsidRPr="00AC0312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EF4920">
              <w:rPr>
                <w:rFonts w:ascii="Sylfaen" w:hAnsi="Sylfaen" w:cs="Sylfaen"/>
                <w:i/>
                <w:iCs/>
                <w:sz w:val="16"/>
                <w:szCs w:val="16"/>
              </w:rPr>
              <w:t>იცინის დოქტორი</w:t>
            </w:r>
            <w:r w:rsidR="00122216" w:rsidRPr="00AC0312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EF4920" w:rsidRPr="00EF4920">
              <w:rPr>
                <w:rFonts w:ascii="Sylfaen" w:hAnsi="Sylfaen"/>
                <w:i/>
                <w:iCs/>
                <w:sz w:val="16"/>
                <w:szCs w:val="16"/>
              </w:rPr>
              <w:t>უნივერსიტეტი „გეომედი“-ასისტენტ პროფესორი, რმც „უნივერსი“</w:t>
            </w:r>
          </w:p>
        </w:tc>
      </w:tr>
      <w:tr w:rsidR="004768BF" w:rsidRPr="001162BE" w14:paraId="6B880597" w14:textId="77777777" w:rsidTr="00785DF6">
        <w:tc>
          <w:tcPr>
            <w:tcW w:w="1255" w:type="dxa"/>
          </w:tcPr>
          <w:p w14:paraId="0506E62B" w14:textId="59891031" w:rsidR="004768BF" w:rsidRPr="001162BE" w:rsidRDefault="0072142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40-10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50</w:t>
            </w:r>
          </w:p>
        </w:tc>
        <w:tc>
          <w:tcPr>
            <w:tcW w:w="8095" w:type="dxa"/>
          </w:tcPr>
          <w:p w14:paraId="61111EC6" w14:textId="5372E544" w:rsidR="00873BFA" w:rsidRPr="001162BE" w:rsidRDefault="00873BFA">
            <w:pPr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განსხვავებული სქესობრივი განვითარების დიფერენციალური დიაგნოსტიკა ქალური ფენოტიპისა და საშვილოსნო</w:t>
            </w:r>
            <w:r w:rsidR="00717489">
              <w:rPr>
                <w:rFonts w:ascii="Sylfaen" w:hAnsi="Sylfaen"/>
                <w:b/>
                <w:bCs/>
                <w:sz w:val="20"/>
                <w:szCs w:val="20"/>
              </w:rPr>
              <w:t>ს</w:t>
            </w:r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არარსებობის მქონე პირებში</w:t>
            </w:r>
          </w:p>
          <w:p w14:paraId="74B8AB14" w14:textId="43E6917D" w:rsidR="004768BF" w:rsidRPr="0030033D" w:rsidRDefault="00721428">
            <w:pPr>
              <w:rPr>
                <w:rFonts w:ascii="Sylfaen" w:hAnsi="Sylfaen"/>
                <w:i/>
                <w:iCs/>
                <w:sz w:val="16"/>
                <w:szCs w:val="16"/>
              </w:rPr>
            </w:pPr>
            <w:r w:rsidRPr="004816D8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ანა ჯიბლაძე-</w:t>
            </w:r>
            <w:r w:rsidR="001D6431" w:rsidRPr="004816D8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3C70C0" w:rsidRPr="00F85D3C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თსუ-ს დოქტორანტი, რმც „უნივერსი“</w:t>
            </w:r>
            <w:r w:rsidR="0030033D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, საქართველოს რეპროდუქციული და სქესობრივი ჯანმრთელობის ასოციაციის </w:t>
            </w:r>
            <w:r w:rsidR="0030033D" w:rsidRPr="0030033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 </w:t>
            </w:r>
            <w:r w:rsidR="0030033D" w:rsidRPr="0030033D">
              <w:rPr>
                <w:rFonts w:ascii="Sylfaen" w:hAnsi="Sylfaen"/>
                <w:i/>
                <w:iCs/>
                <w:sz w:val="16"/>
                <w:szCs w:val="16"/>
              </w:rPr>
              <w:t xml:space="preserve">დოქტორანტურის და რეზიდენტურის სტუდენტებთან ურთიერთობის </w:t>
            </w:r>
            <w:r w:rsidR="00E70E6A">
              <w:rPr>
                <w:rFonts w:ascii="Sylfaen" w:hAnsi="Sylfaen"/>
                <w:i/>
                <w:iCs/>
                <w:sz w:val="16"/>
                <w:szCs w:val="16"/>
              </w:rPr>
              <w:t>მიმართულების</w:t>
            </w:r>
            <w:r w:rsidR="00E70E6A" w:rsidRPr="00ED25A3">
              <w:rPr>
                <w:rFonts w:ascii="Sylfaen" w:hAnsi="Sylfaen"/>
                <w:i/>
                <w:iCs/>
                <w:sz w:val="16"/>
                <w:szCs w:val="16"/>
              </w:rPr>
              <w:t xml:space="preserve"> </w:t>
            </w:r>
            <w:r w:rsidR="00E70E6A">
              <w:rPr>
                <w:rFonts w:ascii="Sylfaen" w:hAnsi="Sylfaen"/>
                <w:i/>
                <w:iCs/>
                <w:sz w:val="16"/>
                <w:szCs w:val="16"/>
              </w:rPr>
              <w:t>ხელმძღვანელი</w:t>
            </w:r>
          </w:p>
        </w:tc>
      </w:tr>
      <w:tr w:rsidR="004768BF" w:rsidRPr="001162BE" w14:paraId="2BDCDA63" w14:textId="77777777" w:rsidTr="00785DF6">
        <w:tc>
          <w:tcPr>
            <w:tcW w:w="1255" w:type="dxa"/>
          </w:tcPr>
          <w:p w14:paraId="5C4B5E46" w14:textId="77CA2D46" w:rsidR="004768BF" w:rsidRPr="001162BE" w:rsidRDefault="001D6431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50-11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</w:t>
            </w:r>
          </w:p>
        </w:tc>
        <w:tc>
          <w:tcPr>
            <w:tcW w:w="8095" w:type="dxa"/>
          </w:tcPr>
          <w:p w14:paraId="347F0C2C" w14:textId="3357F52A" w:rsidR="00980DB6" w:rsidRPr="001162BE" w:rsidRDefault="00980DB6">
            <w:pP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მიულერის ანომალიების დიაგნოსტიკის შესაძლებლობები ქალებში რეპროდუქციული დარღვევებით </w:t>
            </w:r>
          </w:p>
          <w:p w14:paraId="526C9D56" w14:textId="739B3B96" w:rsidR="004768BF" w:rsidRPr="00F85D3C" w:rsidRDefault="001D6431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F85D3C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ია ჩაფიძე</w:t>
            </w:r>
            <w:r w:rsidR="0061452E" w:rsidRPr="00F85D3C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-თსუ-ს დოქტორანტი, </w:t>
            </w:r>
            <w:r w:rsidR="00302692" w:rsidRPr="00302692">
              <w:rPr>
                <w:rFonts w:ascii="Sylfaen" w:hAnsi="Sylfaen"/>
                <w:i/>
                <w:iCs/>
                <w:sz w:val="16"/>
                <w:szCs w:val="16"/>
              </w:rPr>
              <w:t>რეპროდუქციული მედიცინის ცენტრი “უნივერსი”</w:t>
            </w:r>
          </w:p>
        </w:tc>
      </w:tr>
      <w:tr w:rsidR="0061452E" w:rsidRPr="001162BE" w14:paraId="350D25D6" w14:textId="77777777" w:rsidTr="00785DF6">
        <w:tc>
          <w:tcPr>
            <w:tcW w:w="1255" w:type="dxa"/>
          </w:tcPr>
          <w:p w14:paraId="41A26425" w14:textId="0B07744E" w:rsidR="0061452E" w:rsidRPr="001162BE" w:rsidRDefault="0061452E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="002D6169"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</w:p>
        </w:tc>
        <w:tc>
          <w:tcPr>
            <w:tcW w:w="8095" w:type="dxa"/>
          </w:tcPr>
          <w:p w14:paraId="6042EAA6" w14:textId="510D77DF" w:rsidR="0088325C" w:rsidRPr="001162BE" w:rsidRDefault="0088325C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FF4C29">
              <w:rPr>
                <w:rFonts w:ascii="Sylfaen" w:hAnsi="Sylfaen"/>
                <w:b/>
                <w:bCs/>
                <w:sz w:val="20"/>
                <w:szCs w:val="20"/>
              </w:rPr>
              <w:t>პერიფერიული ნაადრევი სქესობრივი განვითარება</w:t>
            </w:r>
            <w:r w:rsidRPr="001162BE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საკვერცხის </w:t>
            </w:r>
            <w:r w:rsidR="000318FD" w:rsidRPr="001162BE">
              <w:rPr>
                <w:rFonts w:ascii="Sylfaen" w:hAnsi="Sylfaen"/>
                <w:b/>
                <w:bCs/>
                <w:sz w:val="20"/>
                <w:szCs w:val="20"/>
              </w:rPr>
              <w:t>ცალმხრივი</w:t>
            </w:r>
            <w:r w:rsidR="000318FD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აგენეზიის ფონზე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</w:p>
          <w:p w14:paraId="0DE8BFA7" w14:textId="3B1600B8" w:rsidR="0061452E" w:rsidRPr="00DA612E" w:rsidRDefault="002D6169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DA612E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თინათინ გორშკოვა</w:t>
            </w:r>
            <w:r w:rsidR="0088325C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r w:rsidR="000F0730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ჟორდანია ხომასურიძის</w:t>
            </w:r>
            <w:r w:rsidR="00CE3C37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88325C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რეზიდენტი</w:t>
            </w:r>
            <w:r w:rsidR="00D430E0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.</w:t>
            </w:r>
          </w:p>
        </w:tc>
      </w:tr>
      <w:tr w:rsidR="0061452E" w:rsidRPr="001162BE" w14:paraId="1E636D68" w14:textId="77777777" w:rsidTr="00785DF6">
        <w:tc>
          <w:tcPr>
            <w:tcW w:w="1255" w:type="dxa"/>
          </w:tcPr>
          <w:p w14:paraId="5E470CD8" w14:textId="06438607" w:rsidR="0061452E" w:rsidRPr="001162BE" w:rsidRDefault="0088325C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10-11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89373D" w:rsidRPr="001162BE">
              <w:rPr>
                <w:rFonts w:ascii="Sylfaen" w:hAnsi="Sylfaen"/>
                <w:sz w:val="20"/>
                <w:szCs w:val="20"/>
                <w:lang w:val="ka-GE"/>
              </w:rPr>
              <w:t>5</w:t>
            </w:r>
          </w:p>
        </w:tc>
        <w:tc>
          <w:tcPr>
            <w:tcW w:w="8095" w:type="dxa"/>
          </w:tcPr>
          <w:p w14:paraId="7BEEB9AD" w14:textId="77777777" w:rsidR="0061452E" w:rsidRPr="001162BE" w:rsidRDefault="00937B16">
            <w:pP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თანამედროვე მიდგომები ანდროგენიზაციის მკურნალობაში</w:t>
            </w:r>
          </w:p>
          <w:p w14:paraId="66C493B5" w14:textId="1A11186E" w:rsidR="00937B16" w:rsidRPr="0005373A" w:rsidRDefault="00E56388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05373A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 xml:space="preserve">პროფესორი </w:t>
            </w:r>
            <w:r w:rsidR="00937B16" w:rsidRPr="0005373A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ჯენარო ქრისტესაშვილი</w:t>
            </w:r>
            <w:r w:rsidR="00937B16" w:rsidRPr="0005373A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r w:rsidR="00C5029B" w:rsidRPr="0005373A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1F3E29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იცინის დოქტორი</w:t>
            </w:r>
            <w:r w:rsidR="00122216" w:rsidRPr="0005373A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937B16" w:rsidRPr="0005373A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თსუ</w:t>
            </w:r>
            <w:r w:rsidRPr="0005373A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, </w:t>
            </w:r>
            <w:r w:rsidR="002C02A3" w:rsidRPr="0005373A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რმც „უნივერსი“.</w:t>
            </w:r>
            <w:r w:rsidR="007251D3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საქართველოს რეპროდუქციული და სქესობრივი ჯანმრთელობის ასოციაციის მთავარი ექსპერტი.</w:t>
            </w:r>
          </w:p>
        </w:tc>
      </w:tr>
      <w:tr w:rsidR="0075113F" w:rsidRPr="001162BE" w14:paraId="69EF9B67" w14:textId="77777777" w:rsidTr="00785DF6">
        <w:tc>
          <w:tcPr>
            <w:tcW w:w="1255" w:type="dxa"/>
          </w:tcPr>
          <w:p w14:paraId="1CC6C6B3" w14:textId="49132BAB" w:rsidR="0075113F" w:rsidRPr="001162BE" w:rsidRDefault="0075113F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30-</w:t>
            </w:r>
            <w:r w:rsidR="00AC5C22"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="00AC5C22"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50</w:t>
            </w:r>
          </w:p>
        </w:tc>
        <w:tc>
          <w:tcPr>
            <w:tcW w:w="8095" w:type="dxa"/>
          </w:tcPr>
          <w:p w14:paraId="10C17D46" w14:textId="7C313B10" w:rsidR="0075113F" w:rsidRPr="001162BE" w:rsidRDefault="000F48AE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შესვენება-ყავა/ჩაი</w:t>
            </w:r>
          </w:p>
        </w:tc>
      </w:tr>
      <w:tr w:rsidR="0075113F" w:rsidRPr="001162BE" w14:paraId="38519A7B" w14:textId="77777777" w:rsidTr="00785DF6">
        <w:tc>
          <w:tcPr>
            <w:tcW w:w="1255" w:type="dxa"/>
          </w:tcPr>
          <w:p w14:paraId="52984175" w14:textId="18AC6FED" w:rsidR="0075113F" w:rsidRPr="00540322" w:rsidRDefault="00B3570F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2 სესია</w:t>
            </w:r>
          </w:p>
        </w:tc>
        <w:tc>
          <w:tcPr>
            <w:tcW w:w="8095" w:type="dxa"/>
          </w:tcPr>
          <w:p w14:paraId="36140005" w14:textId="56559354" w:rsidR="00EC40C7" w:rsidRPr="001F7FD3" w:rsidRDefault="00FF339D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მოდერატორები:</w:t>
            </w:r>
            <w: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</w:t>
            </w:r>
            <w:r w:rsidR="00B3570F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ელენე ასანიძე, თამარ ალიბეგაშვილი, მაია </w:t>
            </w:r>
            <w:r w:rsidR="00C76C03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ჩხაიძე</w:t>
            </w:r>
          </w:p>
        </w:tc>
      </w:tr>
      <w:tr w:rsidR="0075113F" w:rsidRPr="001162BE" w14:paraId="2B09AA98" w14:textId="77777777" w:rsidTr="00785DF6">
        <w:tc>
          <w:tcPr>
            <w:tcW w:w="1255" w:type="dxa"/>
          </w:tcPr>
          <w:p w14:paraId="2B94471E" w14:textId="15C826BC" w:rsidR="0075113F" w:rsidRPr="001162BE" w:rsidRDefault="00C76C03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50-12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</w:t>
            </w:r>
          </w:p>
        </w:tc>
        <w:tc>
          <w:tcPr>
            <w:tcW w:w="8095" w:type="dxa"/>
          </w:tcPr>
          <w:p w14:paraId="75F9F445" w14:textId="77777777" w:rsidR="000018FB" w:rsidRPr="000018FB" w:rsidRDefault="000018FB" w:rsidP="000018FB">
            <w:pPr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0018F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საქართველოში ექიმების სამუშაო  რეალობა და მისი გავლენა მენტალურ ჯანმრთელობასა და ცხოვრების ხარისხზე</w:t>
            </w:r>
          </w:p>
          <w:p w14:paraId="72791AE5" w14:textId="011BF114" w:rsidR="0075113F" w:rsidRPr="003C5C64" w:rsidRDefault="00796ACD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431825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ალექსანდრე ასანიძე</w:t>
            </w:r>
            <w:r w:rsidRPr="003C5C64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 -</w:t>
            </w:r>
            <w:r w:rsidR="003C5C64" w:rsidRPr="003C5C64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 </w:t>
            </w:r>
            <w:r w:rsidR="001663F0">
              <w:rPr>
                <w:rFonts w:ascii="Sylfaen" w:hAnsi="Sylfaen"/>
                <w:i/>
                <w:iCs/>
                <w:sz w:val="16"/>
                <w:szCs w:val="16"/>
              </w:rPr>
              <w:t>თსსუ</w:t>
            </w:r>
            <w:r w:rsidR="00ED25A3">
              <w:rPr>
                <w:rFonts w:ascii="Sylfaen" w:hAnsi="Sylfaen"/>
                <w:i/>
                <w:iCs/>
                <w:sz w:val="16"/>
                <w:szCs w:val="16"/>
              </w:rPr>
              <w:t xml:space="preserve">, </w:t>
            </w:r>
            <w:r w:rsidR="00ED25A3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საქართველოს რეპროდუქციული და სქესობრივი ჯანმრთელობის ასოციაციის </w:t>
            </w:r>
            <w:r w:rsidR="00ED25A3" w:rsidRPr="00ED25A3">
              <w:rPr>
                <w:rFonts w:ascii="Sylfaen" w:hAnsi="Sylfaen"/>
                <w:i/>
                <w:iCs/>
                <w:sz w:val="16"/>
                <w:szCs w:val="16"/>
              </w:rPr>
              <w:t xml:space="preserve">სამედიცინო უნივერსიტეტის სტუდენტებთან ურთიერთობის </w:t>
            </w:r>
            <w:r w:rsidR="00E70E6A">
              <w:rPr>
                <w:rFonts w:ascii="Sylfaen" w:hAnsi="Sylfaen"/>
                <w:i/>
                <w:iCs/>
                <w:sz w:val="16"/>
                <w:szCs w:val="16"/>
              </w:rPr>
              <w:t>მიმართულების</w:t>
            </w:r>
            <w:r w:rsidR="00ED25A3" w:rsidRPr="00ED25A3">
              <w:rPr>
                <w:rFonts w:ascii="Sylfaen" w:hAnsi="Sylfaen"/>
                <w:i/>
                <w:iCs/>
                <w:sz w:val="16"/>
                <w:szCs w:val="16"/>
              </w:rPr>
              <w:t xml:space="preserve"> </w:t>
            </w:r>
            <w:r w:rsidR="00E70E6A">
              <w:rPr>
                <w:rFonts w:ascii="Sylfaen" w:hAnsi="Sylfaen"/>
                <w:i/>
                <w:iCs/>
                <w:sz w:val="16"/>
                <w:szCs w:val="16"/>
              </w:rPr>
              <w:t>ხელმძღვანელი</w:t>
            </w:r>
          </w:p>
        </w:tc>
      </w:tr>
      <w:tr w:rsidR="0075113F" w:rsidRPr="001162BE" w14:paraId="160825BA" w14:textId="77777777" w:rsidTr="00785DF6">
        <w:tc>
          <w:tcPr>
            <w:tcW w:w="1255" w:type="dxa"/>
          </w:tcPr>
          <w:p w14:paraId="150D1712" w14:textId="36473DAF" w:rsidR="0075113F" w:rsidRPr="001162BE" w:rsidRDefault="005A7597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666A29" w:rsidRPr="001162BE">
              <w:rPr>
                <w:rFonts w:ascii="Sylfaen" w:hAnsi="Sylfaen"/>
                <w:sz w:val="20"/>
                <w:szCs w:val="20"/>
                <w:lang w:val="ka-GE"/>
              </w:rPr>
              <w:t>5</w:t>
            </w:r>
          </w:p>
        </w:tc>
        <w:tc>
          <w:tcPr>
            <w:tcW w:w="8095" w:type="dxa"/>
          </w:tcPr>
          <w:p w14:paraId="75F6F2E0" w14:textId="77777777" w:rsidR="00E46282" w:rsidRPr="001162BE" w:rsidRDefault="00E46282">
            <w:pPr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მიო-ინოზიტოლი - ინსულინრეზისტენტობის მართვის ახალი სტანდარტი: მეთფორმინიდან კომპლექსურ მიდგომამდე</w:t>
            </w:r>
          </w:p>
          <w:p w14:paraId="323AD4F2" w14:textId="28CD7D89" w:rsidR="00DF6D05" w:rsidRPr="00842D49" w:rsidRDefault="00DF6D05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431825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შოთა</w:t>
            </w:r>
            <w:r w:rsidR="00757420" w:rsidRPr="00431825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 xml:space="preserve"> ჯანჯღავა-</w:t>
            </w:r>
            <w:r w:rsidR="00FF135C" w:rsidRPr="00FF135C">
              <w:rPr>
                <w:rFonts w:ascii="Sylfaen" w:hAnsi="Sylfaen" w:cs="Sylfaen"/>
                <w:i/>
                <w:iCs/>
                <w:sz w:val="16"/>
                <w:szCs w:val="16"/>
              </w:rPr>
              <w:t>მედიცინის დოქტორი, ასოცირებული პროფესორი, კლინიკური კვლევების დეპარტამენტის ხელმძღვანელი, „ენდოკრინოლოგიის ეროვნული ინსტიტუტის“ დირექტორის მოადგილე.</w:t>
            </w:r>
          </w:p>
        </w:tc>
      </w:tr>
      <w:tr w:rsidR="0075113F" w:rsidRPr="001162BE" w14:paraId="10E10AEB" w14:textId="77777777" w:rsidTr="00785DF6">
        <w:tc>
          <w:tcPr>
            <w:tcW w:w="1255" w:type="dxa"/>
          </w:tcPr>
          <w:p w14:paraId="1446C131" w14:textId="4F33920E" w:rsidR="0075113F" w:rsidRPr="001162BE" w:rsidRDefault="00695D69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16B18" w:rsidRPr="001162BE">
              <w:rPr>
                <w:rFonts w:ascii="Sylfaen" w:hAnsi="Sylfaen"/>
                <w:sz w:val="20"/>
                <w:szCs w:val="20"/>
                <w:lang w:val="ka-GE"/>
              </w:rPr>
              <w:t>15-12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16B18" w:rsidRPr="001162BE"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32371BF2" w14:textId="531262BC" w:rsidR="00BB5928" w:rsidRPr="001162BE" w:rsidRDefault="00BB5928" w:rsidP="00BB5928">
            <w:pPr>
              <w:rPr>
                <w:rFonts w:ascii="Sylfaen" w:hAnsi="Sylfaen" w:cs="Times New Roman"/>
                <w:b/>
                <w:bCs/>
                <w:sz w:val="20"/>
                <w:szCs w:val="20"/>
              </w:rPr>
            </w:pP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მტკიცებულებებზე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 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დაფუძნებული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პრევენცია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: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ვაქცინაცია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როგორც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ჯანდაცვის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გარანტი</w:t>
            </w:r>
          </w:p>
          <w:p w14:paraId="796E207B" w14:textId="663E6614" w:rsidR="0075113F" w:rsidRPr="00845EED" w:rsidRDefault="00BB5928" w:rsidP="00BB5928">
            <w:pPr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</w:pPr>
            <w:r w:rsidRPr="00845EE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პროფესორი მაია</w:t>
            </w:r>
            <w:r w:rsidRPr="00845EED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845EE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ჩხაიძე</w:t>
            </w:r>
            <w:r w:rsidRPr="00845EED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>.</w:t>
            </w:r>
            <w:r w:rsidR="00B33136"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r w:rsidR="00217AEB">
              <w:rPr>
                <w:rFonts w:ascii="Sylfaen" w:hAnsi="Sylfaen" w:cs="Times New Roman"/>
                <w:i/>
                <w:iCs/>
                <w:sz w:val="16"/>
                <w:szCs w:val="16"/>
              </w:rPr>
              <w:t>მედ. დოქტ</w:t>
            </w:r>
            <w:r w:rsidR="00217AEB" w:rsidRPr="001F7FD3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., </w:t>
            </w:r>
            <w:r w:rsidR="001F7FD3" w:rsidRPr="001F7FD3">
              <w:rPr>
                <w:rFonts w:ascii="Sylfaen" w:hAnsi="Sylfaen" w:cs="Times New Roman"/>
                <w:i/>
                <w:iCs/>
                <w:sz w:val="16"/>
                <w:szCs w:val="16"/>
              </w:rPr>
              <w:t>ციშვილის სახ. ბავშვთა კლინიკის სამედიცინო დირექტორი. პედიატრთა აკადემიის პრეზიდენტი</w:t>
            </w:r>
          </w:p>
        </w:tc>
      </w:tr>
      <w:tr w:rsidR="000A3B8D" w:rsidRPr="001162BE" w14:paraId="62E89F5E" w14:textId="77777777" w:rsidTr="00785DF6">
        <w:tc>
          <w:tcPr>
            <w:tcW w:w="1255" w:type="dxa"/>
          </w:tcPr>
          <w:p w14:paraId="4DD403BA" w14:textId="326E02B4" w:rsidR="000A3B8D" w:rsidRPr="001162BE" w:rsidRDefault="000A3B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30-12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45</w:t>
            </w:r>
          </w:p>
        </w:tc>
        <w:tc>
          <w:tcPr>
            <w:tcW w:w="8095" w:type="dxa"/>
          </w:tcPr>
          <w:p w14:paraId="002E92F1" w14:textId="77777777" w:rsidR="004634E3" w:rsidRPr="001162BE" w:rsidRDefault="004634E3" w:rsidP="004634E3">
            <w:pP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ადამიანი პაპილომავირუსის (HPV) ვაქცინაცია: კიბოს პრევენციის მთავარი სტრატეგია</w:t>
            </w:r>
          </w:p>
          <w:p w14:paraId="599FCF82" w14:textId="176876D7" w:rsidR="008F56BF" w:rsidRPr="0097307D" w:rsidRDefault="004634E3" w:rsidP="00E96EF7">
            <w:pPr>
              <w:rPr>
                <w:rFonts w:ascii="Sylfaen" w:hAnsi="Sylfaen" w:cs="Times New Roman"/>
                <w:sz w:val="16"/>
                <w:szCs w:val="16"/>
              </w:rPr>
            </w:pPr>
            <w:r w:rsidRPr="00D95F83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თამარ ალიბეგაშვილი,</w:t>
            </w:r>
            <w:r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0A498B" w:rsidRPr="000A498B">
              <w:rPr>
                <w:rFonts w:ascii="Sylfaen" w:hAnsi="Sylfaen" w:cs="Sylfaen"/>
                <w:i/>
                <w:iCs/>
                <w:sz w:val="16"/>
                <w:szCs w:val="16"/>
              </w:rPr>
              <w:t>მედიცინის აკადემიური დოქტორი, საქართველოს საშვილოსნოს ყელის პათოლოგიის და კოლპოსკოპიის საზოგადოების თავმჯდომარე, ეროვნული სკრინინგ ცენტრის გინეკოლოგიური სამსახურის ხელმძღვანელი. IFCPC-IARC -ის კოლპოსკოპიის კურსის ტრენერი.</w:t>
            </w:r>
          </w:p>
        </w:tc>
      </w:tr>
      <w:tr w:rsidR="000A3B8D" w:rsidRPr="001162BE" w14:paraId="69C11B81" w14:textId="77777777" w:rsidTr="00785DF6">
        <w:tc>
          <w:tcPr>
            <w:tcW w:w="1255" w:type="dxa"/>
          </w:tcPr>
          <w:p w14:paraId="755E4C5D" w14:textId="4C25DF60" w:rsidR="000A3B8D" w:rsidRPr="001162BE" w:rsidRDefault="00430C69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45-13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</w:t>
            </w:r>
          </w:p>
        </w:tc>
        <w:tc>
          <w:tcPr>
            <w:tcW w:w="8095" w:type="dxa"/>
          </w:tcPr>
          <w:p w14:paraId="59452BA4" w14:textId="5BF30DFD" w:rsidR="000A3B8D" w:rsidRPr="001162BE" w:rsidRDefault="00A065DD" w:rsidP="00BB5928">
            <w:pPr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</w:pPr>
            <w:r w:rsidRPr="001162BE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ესტროგენდეფიციტური</w:t>
            </w:r>
            <w:r w:rsidRPr="001162BE">
              <w:rPr>
                <w:rFonts w:ascii="Sylfaen" w:eastAsia="Times New Roman" w:hAnsi="Sylfaen" w:cs="Times New Roman"/>
                <w:b/>
                <w:noProof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მდგომარეობების</w:t>
            </w:r>
            <w:r w:rsidRPr="001162BE">
              <w:rPr>
                <w:rFonts w:ascii="Sylfaen" w:eastAsia="Times New Roman" w:hAnsi="Sylfaen" w:cs="Times New Roman"/>
                <w:b/>
                <w:noProof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მართვის</w:t>
            </w:r>
            <w:r w:rsidRPr="001162BE">
              <w:rPr>
                <w:rFonts w:ascii="Sylfaen" w:eastAsia="Times New Roman" w:hAnsi="Sylfaen" w:cs="Times New Roman"/>
                <w:b/>
                <w:noProof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თანამედროვე</w:t>
            </w:r>
            <w:r w:rsidRPr="001162BE">
              <w:rPr>
                <w:rFonts w:ascii="Sylfaen" w:eastAsia="Times New Roman" w:hAnsi="Sylfaen" w:cs="Times New Roman"/>
                <w:b/>
                <w:noProof/>
                <w:sz w:val="20"/>
                <w:szCs w:val="20"/>
                <w:lang w:val="ka-GE"/>
              </w:rPr>
              <w:t xml:space="preserve"> </w:t>
            </w:r>
            <w:r w:rsidR="008C4B50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მიდგომები</w:t>
            </w:r>
          </w:p>
          <w:p w14:paraId="3DA478F5" w14:textId="421881D4" w:rsidR="00A065DD" w:rsidRPr="00D95F83" w:rsidRDefault="00A065DD" w:rsidP="00BB5928">
            <w:pPr>
              <w:rPr>
                <w:rFonts w:ascii="Sylfaen" w:hAnsi="Sylfaen" w:cs="Times New Roman"/>
                <w:bCs/>
                <w:i/>
                <w:iCs/>
                <w:sz w:val="16"/>
                <w:szCs w:val="16"/>
              </w:rPr>
            </w:pPr>
            <w:r w:rsidRPr="00D95F83">
              <w:rPr>
                <w:rFonts w:ascii="Sylfaen" w:eastAsia="Times New Roman" w:hAnsi="Sylfaen" w:cs="Sylfaen"/>
                <w:b/>
                <w:i/>
                <w:iCs/>
                <w:noProof/>
                <w:sz w:val="16"/>
                <w:szCs w:val="16"/>
              </w:rPr>
              <w:t>პროფესორი ელენე ასანიძე</w:t>
            </w:r>
            <w:r w:rsidRPr="00D95F83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-</w:t>
            </w:r>
            <w:r w:rsidR="00C5029B" w:rsidRPr="00D95F83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7251D3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იცინის დოქტორი, თბილისის სამედიცინო აკადემია, </w:t>
            </w:r>
            <w:r w:rsidR="007251D3" w:rsidRPr="00D95F83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საქართველოს</w:t>
            </w:r>
            <w:r w:rsidR="007251D3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 რეპროდუქციული და სქესობრივი ჯანმრთელობის ასოციაციის </w:t>
            </w:r>
            <w:r w:rsidR="00E31E94" w:rsidRPr="00D95F83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პრეზიდენტი.</w:t>
            </w:r>
          </w:p>
        </w:tc>
      </w:tr>
      <w:tr w:rsidR="000A3B8D" w:rsidRPr="001162BE" w14:paraId="43007232" w14:textId="77777777" w:rsidTr="00785DF6">
        <w:tc>
          <w:tcPr>
            <w:tcW w:w="1255" w:type="dxa"/>
          </w:tcPr>
          <w:p w14:paraId="5DEC3D0B" w14:textId="34DA72DB" w:rsidR="000A3B8D" w:rsidRPr="001162BE" w:rsidRDefault="002E5F40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</w:p>
        </w:tc>
        <w:tc>
          <w:tcPr>
            <w:tcW w:w="8095" w:type="dxa"/>
          </w:tcPr>
          <w:p w14:paraId="36DE6A9E" w14:textId="77777777" w:rsidR="000A3B8D" w:rsidRPr="001162BE" w:rsidRDefault="00077874" w:rsidP="00BB5928">
            <w:pPr>
              <w:rPr>
                <w:rFonts w:ascii="Sylfaen" w:hAnsi="Sylfaen" w:cs="Sylfaen"/>
                <w:b/>
                <w:sz w:val="20"/>
                <w:szCs w:val="20"/>
              </w:rPr>
            </w:pP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ფერტილობის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შენარჩუნება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: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თანამედროვე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ტენდენციები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და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სტრატეგიული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მიდგომები</w:t>
            </w:r>
          </w:p>
          <w:p w14:paraId="4AEEB772" w14:textId="1809AB1C" w:rsidR="00077874" w:rsidRPr="00743A3E" w:rsidRDefault="00077874" w:rsidP="00BB5928">
            <w:pPr>
              <w:rPr>
                <w:rFonts w:ascii="Sylfaen" w:hAnsi="Sylfaen" w:cs="Times New Roman"/>
                <w:i/>
                <w:iCs/>
                <w:sz w:val="16"/>
                <w:szCs w:val="16"/>
                <w:lang w:val="ka-GE"/>
              </w:rPr>
            </w:pPr>
            <w:r w:rsidRPr="00743A3E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>ლუდმილა ბარბაქაძე</w:t>
            </w:r>
            <w:r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-</w:t>
            </w:r>
            <w:r w:rsidR="00C5029B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13752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იცინის დოქტორი, </w:t>
            </w:r>
            <w:r w:rsidR="0013752C" w:rsidRPr="0013752C">
              <w:rPr>
                <w:rFonts w:ascii="Sylfaen" w:hAnsi="Sylfaen" w:cs="Sylfaen"/>
                <w:i/>
                <w:iCs/>
                <w:sz w:val="16"/>
                <w:szCs w:val="16"/>
              </w:rPr>
              <w:t>თსუ-ს ასისტენტ პროფესორი, კლინიკა ლიდერმედი</w:t>
            </w:r>
            <w:r w:rsidR="0013752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13752C" w:rsidRPr="0013752C">
              <w:rPr>
                <w:rFonts w:ascii="Sylfaen" w:hAnsi="Sylfaen" w:cs="Sylfaen"/>
                <w:i/>
                <w:iCs/>
                <w:sz w:val="16"/>
                <w:szCs w:val="16"/>
              </w:rPr>
              <w:t>ინ ვიტრო განაყოფიერების განყოფილების ხელმძღვანელი</w:t>
            </w:r>
          </w:p>
        </w:tc>
      </w:tr>
      <w:tr w:rsidR="000A3B8D" w:rsidRPr="001162BE" w14:paraId="5202DE34" w14:textId="77777777" w:rsidTr="00785DF6">
        <w:tc>
          <w:tcPr>
            <w:tcW w:w="1255" w:type="dxa"/>
          </w:tcPr>
          <w:p w14:paraId="62E5359F" w14:textId="29C72DC3" w:rsidR="000A3B8D" w:rsidRPr="001162BE" w:rsidRDefault="00211CF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15-13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25</w:t>
            </w:r>
          </w:p>
        </w:tc>
        <w:tc>
          <w:tcPr>
            <w:tcW w:w="8095" w:type="dxa"/>
          </w:tcPr>
          <w:p w14:paraId="189BB543" w14:textId="77777777" w:rsidR="000A3B8D" w:rsidRPr="001162BE" w:rsidRDefault="00654FF2" w:rsidP="00BB5928">
            <w:pPr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sz w:val="20"/>
                <w:szCs w:val="20"/>
                <w:lang w:val="ka-GE"/>
              </w:rPr>
              <w:t>ჭარბი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/>
                <w:b/>
                <w:sz w:val="20"/>
                <w:szCs w:val="20"/>
                <w:lang w:val="ka-GE"/>
              </w:rPr>
              <w:t>მენსტრუაციული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/>
                <w:b/>
                <w:sz w:val="20"/>
                <w:szCs w:val="20"/>
                <w:lang w:val="ka-GE"/>
              </w:rPr>
              <w:t>სისხლდენა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>-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კომპლექსური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მართვა</w:t>
            </w:r>
          </w:p>
          <w:p w14:paraId="0E46ED1B" w14:textId="34313132" w:rsidR="00654FF2" w:rsidRPr="002F5184" w:rsidRDefault="007C3A6F" w:rsidP="00CB260C">
            <w:pPr>
              <w:rPr>
                <w:rFonts w:ascii="Sylfaen" w:hAnsi="Sylfaen" w:cs="Times New Roman"/>
                <w:b/>
                <w:bCs/>
                <w:sz w:val="16"/>
                <w:szCs w:val="16"/>
              </w:rPr>
            </w:pPr>
            <w:r w:rsidRPr="00743A3E">
              <w:rPr>
                <w:rFonts w:ascii="Sylfaen" w:hAnsi="Sylfaen" w:cs="Sylfaen"/>
                <w:b/>
                <w:i/>
                <w:iCs/>
                <w:sz w:val="16"/>
                <w:szCs w:val="16"/>
                <w:lang w:val="ka-GE"/>
              </w:rPr>
              <w:lastRenderedPageBreak/>
              <w:t>პროფესორი მარიამ ხარაიშვილი</w:t>
            </w:r>
            <w:r w:rsidRPr="00743A3E">
              <w:rPr>
                <w:rFonts w:ascii="Sylfaen" w:hAnsi="Sylfaen" w:cs="Sylfaen"/>
                <w:bCs/>
                <w:i/>
                <w:iCs/>
                <w:sz w:val="16"/>
                <w:szCs w:val="16"/>
                <w:lang w:val="ka-GE"/>
              </w:rPr>
              <w:t>-</w:t>
            </w:r>
            <w:r w:rsidR="00C5029B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2D3582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იცინის დოქტორი, </w:t>
            </w:r>
            <w:r w:rsidR="002D3582" w:rsidRPr="002D3582">
              <w:rPr>
                <w:rFonts w:ascii="Sylfaen" w:hAnsi="Sylfaen" w:cs="Sylfaen"/>
                <w:i/>
                <w:iCs/>
                <w:sz w:val="16"/>
                <w:szCs w:val="16"/>
              </w:rPr>
              <w:t>ქართულ-ამერიკული უნივერსიტეტი</w:t>
            </w:r>
            <w:ins w:id="0" w:author="Microsoft Word" w:date="2026-06-01T14:33:00Z" w16du:dateUtc="2026-06-01T10:33:00Z">
              <w:r w:rsidRPr="00743A3E">
                <w:rPr>
                  <w:rFonts w:ascii="Sylfaen" w:hAnsi="Sylfaen" w:cs="Sylfaen"/>
                  <w:bCs/>
                  <w:i/>
                  <w:iCs/>
                  <w:sz w:val="16"/>
                  <w:szCs w:val="16"/>
                  <w:lang w:val="ka-GE"/>
                </w:rPr>
                <w:t>, „ჯეო „ჰოსპიტალი“</w:t>
              </w:r>
            </w:ins>
          </w:p>
        </w:tc>
      </w:tr>
      <w:tr w:rsidR="005A6B79" w:rsidRPr="001162BE" w14:paraId="4095E999" w14:textId="77777777" w:rsidTr="00785DF6">
        <w:tc>
          <w:tcPr>
            <w:tcW w:w="1255" w:type="dxa"/>
          </w:tcPr>
          <w:p w14:paraId="2DB78E72" w14:textId="5C3DCB90" w:rsidR="005A6B79" w:rsidRPr="001162BE" w:rsidRDefault="005A6B79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lastRenderedPageBreak/>
              <w:t>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30-</w:t>
            </w:r>
            <w:r w:rsidR="000A22B6"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0A22B6"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75E07FDB" w14:textId="13E82178" w:rsidR="005A6B79" w:rsidRPr="001162BE" w:rsidRDefault="000A22B6" w:rsidP="00BB5928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შესვენება/ლანჩი</w:t>
            </w:r>
          </w:p>
        </w:tc>
      </w:tr>
      <w:tr w:rsidR="005A6B79" w:rsidRPr="001162BE" w14:paraId="11385F16" w14:textId="77777777" w:rsidTr="00785DF6">
        <w:tc>
          <w:tcPr>
            <w:tcW w:w="1255" w:type="dxa"/>
          </w:tcPr>
          <w:p w14:paraId="122E80FB" w14:textId="011127B1" w:rsidR="005A6B79" w:rsidRPr="00540322" w:rsidRDefault="0081417A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3 სესია</w:t>
            </w:r>
          </w:p>
        </w:tc>
        <w:tc>
          <w:tcPr>
            <w:tcW w:w="8095" w:type="dxa"/>
          </w:tcPr>
          <w:p w14:paraId="1D16DD66" w14:textId="3F69547E" w:rsidR="005A6B79" w:rsidRPr="00540322" w:rsidRDefault="00A07FD3" w:rsidP="00BB5928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მოდერატორები:</w:t>
            </w:r>
            <w:r w:rsidR="0081417A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მა</w:t>
            </w:r>
            <w:r w:rsidR="00743A3E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კა</w:t>
            </w:r>
            <w:r w:rsidR="0081417A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გეგეჭკორი, ლუდმილა ბარბაქაძე, შორენა ჭიოკაძე </w:t>
            </w:r>
          </w:p>
        </w:tc>
      </w:tr>
      <w:tr w:rsidR="005A6B79" w:rsidRPr="001162BE" w14:paraId="5C2B5301" w14:textId="77777777" w:rsidTr="00785DF6">
        <w:tc>
          <w:tcPr>
            <w:tcW w:w="1255" w:type="dxa"/>
          </w:tcPr>
          <w:p w14:paraId="3657AC67" w14:textId="1228B049" w:rsidR="005A6B79" w:rsidRPr="001162BE" w:rsidRDefault="0081417A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30-14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45</w:t>
            </w:r>
          </w:p>
        </w:tc>
        <w:tc>
          <w:tcPr>
            <w:tcW w:w="8095" w:type="dxa"/>
          </w:tcPr>
          <w:p w14:paraId="352B967B" w14:textId="77777777" w:rsidR="005A6B79" w:rsidRPr="001162BE" w:rsidRDefault="004D193D" w:rsidP="00BB5928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რეპროდუქციული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გენეტიკის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პერსპექტივები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: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საქართველოს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გამოცდილება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კლინიკური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ინტეგრაციის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გზები</w:t>
            </w:r>
          </w:p>
          <w:p w14:paraId="5C7DAB8E" w14:textId="29C9B836" w:rsidR="004D193D" w:rsidRPr="005A07DC" w:rsidRDefault="004D193D" w:rsidP="0066613D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r w:rsidRPr="005A07DC">
              <w:rPr>
                <w:rFonts w:ascii="Sylfaen" w:hAnsi="Sylfaen"/>
                <w:b/>
                <w:i/>
                <w:iCs/>
                <w:sz w:val="16"/>
                <w:szCs w:val="16"/>
              </w:rPr>
              <w:t>მა</w:t>
            </w:r>
            <w:r w:rsidR="001B12E3" w:rsidRPr="005A07DC">
              <w:rPr>
                <w:rFonts w:ascii="Sylfaen" w:hAnsi="Sylfaen"/>
                <w:b/>
                <w:i/>
                <w:iCs/>
                <w:sz w:val="16"/>
                <w:szCs w:val="16"/>
              </w:rPr>
              <w:t>რიამ</w:t>
            </w:r>
            <w:r w:rsidRPr="005A07DC">
              <w:rPr>
                <w:rFonts w:ascii="Sylfaen" w:hAnsi="Sylfaen"/>
                <w:b/>
                <w:i/>
                <w:iCs/>
                <w:sz w:val="16"/>
                <w:szCs w:val="16"/>
              </w:rPr>
              <w:t xml:space="preserve"> ჭიპაშვილი</w:t>
            </w:r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-</w:t>
            </w:r>
            <w:r w:rsidR="003650F1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მედიცინის დოქტორი, </w:t>
            </w:r>
            <w:r w:rsidR="003650F1" w:rsidRPr="003650F1">
              <w:rPr>
                <w:rFonts w:ascii="Sylfaen" w:hAnsi="Sylfaen"/>
                <w:bCs/>
                <w:i/>
                <w:iCs/>
                <w:sz w:val="16"/>
                <w:szCs w:val="16"/>
              </w:rPr>
              <w:t>ასოცირებული პროფესორი, თ</w:t>
            </w:r>
            <w:r w:rsidR="003650F1">
              <w:rPr>
                <w:rFonts w:ascii="Sylfaen" w:hAnsi="Sylfaen"/>
                <w:bCs/>
                <w:i/>
                <w:iCs/>
                <w:sz w:val="16"/>
                <w:szCs w:val="16"/>
              </w:rPr>
              <w:t>სსუ</w:t>
            </w:r>
            <w:r w:rsidR="003650F1" w:rsidRPr="003650F1">
              <w:rPr>
                <w:rFonts w:ascii="Sylfaen" w:hAnsi="Sylfaen"/>
                <w:bCs/>
                <w:i/>
                <w:iCs/>
                <w:sz w:val="16"/>
                <w:szCs w:val="16"/>
              </w:rPr>
              <w:t>, ჟორდანიას სამედიცინო ცენტრი</w:t>
            </w:r>
          </w:p>
        </w:tc>
      </w:tr>
      <w:tr w:rsidR="005A6B79" w:rsidRPr="001162BE" w14:paraId="0EDD76B7" w14:textId="77777777" w:rsidTr="00785DF6">
        <w:tc>
          <w:tcPr>
            <w:tcW w:w="1255" w:type="dxa"/>
          </w:tcPr>
          <w:p w14:paraId="551F5804" w14:textId="2BD782C7" w:rsidR="005A6B79" w:rsidRPr="001162BE" w:rsidRDefault="005339DB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45</w:t>
            </w:r>
            <w:r w:rsidR="009A7120" w:rsidRPr="001162BE">
              <w:rPr>
                <w:rFonts w:ascii="Sylfaen" w:hAnsi="Sylfaen"/>
                <w:sz w:val="20"/>
                <w:szCs w:val="20"/>
                <w:lang w:val="ka-GE"/>
              </w:rPr>
              <w:t>-14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9B6FB9" w:rsidRPr="001162BE">
              <w:rPr>
                <w:rFonts w:ascii="Sylfaen" w:hAnsi="Sylfaen"/>
                <w:sz w:val="20"/>
                <w:szCs w:val="20"/>
                <w:lang w:val="ka-GE"/>
              </w:rPr>
              <w:t>55</w:t>
            </w:r>
          </w:p>
        </w:tc>
        <w:tc>
          <w:tcPr>
            <w:tcW w:w="8095" w:type="dxa"/>
          </w:tcPr>
          <w:p w14:paraId="041BDFC7" w14:textId="77777777" w:rsidR="005A6B79" w:rsidRPr="001162BE" w:rsidRDefault="009B6FB9" w:rsidP="00BB5928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ადენომიოზის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დიაგნოსტიკა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: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ტრანსვაგინური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ულტრაბგერის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,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მაგნიტურ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>-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რეზონანსული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ტომოგრაფიისა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ჰისტეროსკოპიის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შედარებითი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ანალიზი</w:t>
            </w:r>
          </w:p>
          <w:p w14:paraId="2E806633" w14:textId="3AF7F28F" w:rsidR="009B6FB9" w:rsidRPr="005A07DC" w:rsidRDefault="009B6FB9" w:rsidP="00BB5928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5A07DC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ლელა</w:t>
            </w:r>
            <w:r w:rsidRPr="005A07DC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5A07DC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თანდაშვილი-</w:t>
            </w:r>
            <w:r w:rsidR="00302F0D" w:rsidRPr="005A07DC">
              <w:rPr>
                <w:rFonts w:ascii="Sylfaen" w:hAnsi="Sylfaen"/>
                <w:b/>
                <w:bCs/>
                <w:sz w:val="16"/>
                <w:szCs w:val="16"/>
                <w:lang w:val="ka-GE"/>
              </w:rPr>
              <w:t>-</w:t>
            </w:r>
            <w:r w:rsidR="005A07DC" w:rsidRPr="005A07DC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მედ</w:t>
            </w:r>
            <w:r w:rsidR="002C4390" w:rsidRPr="002C4390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იცინის დოქტორი, </w:t>
            </w:r>
            <w:r w:rsidR="002C4390" w:rsidRPr="002C4390">
              <w:rPr>
                <w:rFonts w:ascii="Sylfaen" w:hAnsi="Sylfaen"/>
                <w:i/>
                <w:iCs/>
                <w:sz w:val="16"/>
                <w:szCs w:val="16"/>
              </w:rPr>
              <w:t>ქართულ-ამერიკული უნივერსიტეტი,</w:t>
            </w:r>
            <w:r w:rsidR="00B8794F" w:rsidRPr="002C439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r w:rsidR="00302F0D" w:rsidRPr="002C4390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 ას</w:t>
            </w:r>
            <w:r w:rsidR="00D50016" w:rsidRPr="002C4390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ოც</w:t>
            </w:r>
            <w:r w:rsidR="002C4390" w:rsidRPr="002C4390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ირებული </w:t>
            </w:r>
            <w:r w:rsidR="00D50016" w:rsidRPr="002C4390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D90F15" w:rsidRPr="002C4390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პ</w:t>
            </w:r>
            <w:r w:rsidR="005A0BE3" w:rsidRPr="002C4390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როფესორი</w:t>
            </w:r>
            <w:r w:rsidR="00C8642E" w:rsidRPr="002C4390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, </w:t>
            </w:r>
            <w:r w:rsidR="0010143C" w:rsidRPr="002C4390">
              <w:rPr>
                <w:rFonts w:ascii="Sylfaen" w:hAnsi="Sylfaen" w:cs="Sylfaen"/>
                <w:i/>
                <w:iCs/>
                <w:sz w:val="16"/>
                <w:szCs w:val="16"/>
              </w:rPr>
              <w:t>ავერსი</w:t>
            </w:r>
            <w:r w:rsidR="00403F56" w:rsidRPr="002C4390">
              <w:rPr>
                <w:rFonts w:ascii="Sylfaen" w:hAnsi="Sylfaen" w:cs="Sylfaen"/>
                <w:i/>
                <w:iCs/>
                <w:sz w:val="16"/>
                <w:szCs w:val="16"/>
              </w:rPr>
              <w:t>ს კლინიკა</w:t>
            </w:r>
            <w:r w:rsidR="002C4390" w:rsidRPr="002C4390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</w:p>
        </w:tc>
      </w:tr>
      <w:tr w:rsidR="00D220CC" w:rsidRPr="001162BE" w14:paraId="55D38039" w14:textId="77777777" w:rsidTr="00785DF6">
        <w:tc>
          <w:tcPr>
            <w:tcW w:w="1255" w:type="dxa"/>
          </w:tcPr>
          <w:p w14:paraId="687D3F2B" w14:textId="1515714E" w:rsidR="00D220CC" w:rsidRPr="001162BE" w:rsidRDefault="00772CA7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55-15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7A03A6"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</w:p>
        </w:tc>
        <w:tc>
          <w:tcPr>
            <w:tcW w:w="8095" w:type="dxa"/>
          </w:tcPr>
          <w:p w14:paraId="0852BD58" w14:textId="32B2314C" w:rsidR="007A03A6" w:rsidRPr="001162BE" w:rsidRDefault="007A03A6" w:rsidP="007A03A6">
            <w:pP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 ენდომეტრიოზის   მკურნალობის გრძელვადიანი შესაძლებლობები ახალგაზრდა ასაკის ქალებში</w:t>
            </w:r>
          </w:p>
          <w:p w14:paraId="27ED4DEF" w14:textId="57CCA8C2" w:rsidR="00D220CC" w:rsidRPr="00402BBD" w:rsidRDefault="00CC32FC" w:rsidP="007A03A6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 xml:space="preserve">პროფესორი </w:t>
            </w:r>
            <w:r w:rsidR="007A03A6"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მა</w:t>
            </w:r>
            <w:r w:rsidR="00A04E81"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კ</w:t>
            </w:r>
            <w:r w:rsidR="007A03A6"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ა</w:t>
            </w:r>
            <w:r w:rsidR="007A03A6" w:rsidRPr="00402BBD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7A03A6"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გეგეჭკორი</w:t>
            </w:r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-</w:t>
            </w:r>
            <w:r w:rsidR="004E6BB9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მე</w:t>
            </w:r>
            <w:r w:rsidR="000B242F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დიცინის დოქტორი, </w:t>
            </w:r>
            <w:r w:rsidR="000B242F" w:rsidRPr="000B242F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თსსუ </w:t>
            </w:r>
            <w:r w:rsidR="000B242F">
              <w:rPr>
                <w:rFonts w:ascii="Sylfaen" w:hAnsi="Sylfaen" w:cs="Sylfaen"/>
                <w:i/>
                <w:iCs/>
                <w:sz w:val="16"/>
                <w:szCs w:val="16"/>
              </w:rPr>
              <w:t>-</w:t>
            </w:r>
            <w:r w:rsidR="000B242F" w:rsidRPr="000B242F">
              <w:rPr>
                <w:rFonts w:ascii="Sylfaen" w:hAnsi="Sylfaen" w:cs="Sylfaen"/>
                <w:i/>
                <w:iCs/>
                <w:sz w:val="16"/>
                <w:szCs w:val="16"/>
              </w:rPr>
              <w:t>კლინიკური პროფესორი</w:t>
            </w:r>
            <w:r w:rsidR="000B242F">
              <w:rPr>
                <w:rFonts w:ascii="Sylfaen" w:hAnsi="Sylfaen" w:cs="Sylfaen"/>
                <w:i/>
                <w:iCs/>
                <w:sz w:val="16"/>
                <w:szCs w:val="16"/>
              </w:rPr>
              <w:t>,</w:t>
            </w:r>
            <w:r w:rsidR="000B242F" w:rsidRPr="000B242F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ზურაბ საბახტარაშვილის რეპროდუქციული კლინიკის სასწავლო- სამეცნიერო მიმართულების ხელმძღვანელი</w:t>
            </w:r>
            <w:r w:rsidR="00B8794F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</w:p>
        </w:tc>
      </w:tr>
      <w:tr w:rsidR="00D220CC" w:rsidRPr="001162BE" w14:paraId="083ED7EF" w14:textId="77777777" w:rsidTr="00785DF6">
        <w:tc>
          <w:tcPr>
            <w:tcW w:w="1255" w:type="dxa"/>
          </w:tcPr>
          <w:p w14:paraId="04214CA4" w14:textId="27461AE0" w:rsidR="00D220CC" w:rsidRPr="001162BE" w:rsidRDefault="0011258B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10-</w:t>
            </w:r>
            <w:r w:rsidR="00D33664"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D33664" w:rsidRPr="001162BE">
              <w:rPr>
                <w:rFonts w:ascii="Sylfaen" w:hAnsi="Sylfaen"/>
                <w:sz w:val="20"/>
                <w:szCs w:val="20"/>
                <w:lang w:val="ka-GE"/>
              </w:rPr>
              <w:t>20</w:t>
            </w:r>
          </w:p>
        </w:tc>
        <w:tc>
          <w:tcPr>
            <w:tcW w:w="8095" w:type="dxa"/>
          </w:tcPr>
          <w:p w14:paraId="3BF12B2B" w14:textId="77777777" w:rsidR="00602C33" w:rsidRPr="00602C33" w:rsidRDefault="003C571E" w:rsidP="00BB5928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602C33">
              <w:rPr>
                <w:rFonts w:ascii="Sylfaen" w:hAnsi="Sylfaen"/>
                <w:b/>
                <w:sz w:val="20"/>
                <w:szCs w:val="20"/>
                <w:lang w:val="ka-GE"/>
              </w:rPr>
              <w:t>ქრონიკული ენდომეტრიტი</w:t>
            </w:r>
            <w:r w:rsidR="002632CE" w:rsidRPr="00602C33">
              <w:rPr>
                <w:rFonts w:ascii="Sylfaen" w:hAnsi="Sylfaen"/>
                <w:b/>
                <w:sz w:val="20"/>
                <w:szCs w:val="20"/>
                <w:lang w:val="ka-GE"/>
              </w:rPr>
              <w:t>-ძველი პრობლემის ახალი სახე</w:t>
            </w:r>
            <w:r w:rsidR="00602C33" w:rsidRPr="00602C33">
              <w:rPr>
                <w:rFonts w:ascii="Sylfaen" w:hAnsi="Sylfaen"/>
                <w:b/>
                <w:sz w:val="20"/>
                <w:szCs w:val="20"/>
                <w:lang w:val="ka-GE"/>
              </w:rPr>
              <w:t>. კავშირი რეპროდუქციულ დანაკარგებთან.</w:t>
            </w:r>
          </w:p>
          <w:p w14:paraId="0C85E8C0" w14:textId="7EA70C31" w:rsidR="00D220CC" w:rsidRPr="00402BBD" w:rsidRDefault="00D33664" w:rsidP="00BB5928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r w:rsidRPr="00402BBD">
              <w:rPr>
                <w:rFonts w:ascii="Sylfaen" w:hAnsi="Sylfaen"/>
                <w:b/>
                <w:i/>
                <w:iCs/>
                <w:sz w:val="16"/>
                <w:szCs w:val="16"/>
                <w:lang w:val="ka-GE"/>
              </w:rPr>
              <w:t>მაია ჭიოკაძე</w:t>
            </w:r>
            <w:r w:rsidR="001A3B39" w:rsidRPr="00402BBD">
              <w:rPr>
                <w:rFonts w:ascii="Sylfaen" w:hAnsi="Sylfaen"/>
                <w:b/>
                <w:i/>
                <w:iCs/>
                <w:sz w:val="16"/>
                <w:szCs w:val="16"/>
                <w:lang w:val="ka-GE"/>
              </w:rPr>
              <w:t>-</w:t>
            </w:r>
            <w:r w:rsidR="004E6BB9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EC1625">
              <w:rPr>
                <w:rFonts w:ascii="Sylfaen" w:hAnsi="Sylfaen" w:cs="Sylfaen"/>
                <w:i/>
                <w:iCs/>
                <w:sz w:val="16"/>
                <w:szCs w:val="16"/>
              </w:rPr>
              <w:t>იცინის დოქტორი</w:t>
            </w:r>
            <w:r w:rsidR="00AA259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AA259C" w:rsidRPr="002D3582">
              <w:rPr>
                <w:rFonts w:ascii="Sylfaen" w:hAnsi="Sylfaen" w:cs="Sylfaen"/>
                <w:i/>
                <w:iCs/>
                <w:sz w:val="16"/>
                <w:szCs w:val="16"/>
              </w:rPr>
              <w:t>ქართულ-ამერიკული უნივერსიტეტი</w:t>
            </w:r>
            <w:r w:rsidR="00AA259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03441E" w:rsidRPr="00402BBD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ასისტ</w:t>
            </w:r>
            <w:r w:rsidR="00E85C91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. </w:t>
            </w:r>
            <w:r w:rsidR="0003441E" w:rsidRPr="00402BBD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პროფესორი</w:t>
            </w:r>
            <w:r w:rsidR="00E85C91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, </w:t>
            </w:r>
            <w:r w:rsidR="00AD7993" w:rsidRPr="00AD7993">
              <w:rPr>
                <w:rFonts w:ascii="Sylfaen" w:hAnsi="Sylfaen"/>
                <w:bCs/>
                <w:i/>
                <w:iCs/>
                <w:sz w:val="16"/>
                <w:szCs w:val="16"/>
              </w:rPr>
              <w:t>რეპროდუქციული მედიცინის ცენტრი “უნივერსი”</w:t>
            </w:r>
          </w:p>
        </w:tc>
      </w:tr>
      <w:tr w:rsidR="00D220CC" w:rsidRPr="001162BE" w14:paraId="732D80BF" w14:textId="77777777" w:rsidTr="00785DF6">
        <w:tc>
          <w:tcPr>
            <w:tcW w:w="1255" w:type="dxa"/>
          </w:tcPr>
          <w:p w14:paraId="37AC4600" w14:textId="660EC88A" w:rsidR="00D220CC" w:rsidRPr="001162BE" w:rsidRDefault="003F781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20-</w:t>
            </w:r>
            <w:r w:rsidR="00DE55C2"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DE55C2" w:rsidRPr="001162BE"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2D1029F4" w14:textId="4B1DAF4C" w:rsidR="00B65E8B" w:rsidRPr="001162BE" w:rsidRDefault="00B65E8B" w:rsidP="00B65E8B">
            <w:pPr>
              <w:rPr>
                <w:rFonts w:ascii="Sylfaen" w:hAnsi="Sylfaen" w:cs="Sylfaen"/>
                <w:bCs/>
                <w:sz w:val="20"/>
                <w:szCs w:val="20"/>
              </w:rPr>
            </w:pP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მენოპაუზის გენიტოურინარული</w:t>
            </w:r>
            <w:r w:rsidR="00BA12B5"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სინდრომი</w:t>
            </w:r>
          </w:p>
          <w:p w14:paraId="67062E5D" w14:textId="6D2C2B78" w:rsidR="00A94853" w:rsidRPr="009E168D" w:rsidRDefault="00A94853" w:rsidP="00BB5928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r w:rsidRPr="009E168D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შორენა</w:t>
            </w:r>
            <w:r w:rsidRPr="009E168D">
              <w:rPr>
                <w:rFonts w:ascii="Sylfaen" w:hAnsi="Sylfaen" w:cs="Times New Roman"/>
                <w:b/>
                <w:i/>
                <w:iCs/>
                <w:sz w:val="16"/>
                <w:szCs w:val="16"/>
              </w:rPr>
              <w:t xml:space="preserve"> </w:t>
            </w:r>
            <w:r w:rsidRPr="009E168D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გოგოხია</w:t>
            </w:r>
            <w:r w:rsidRPr="009E168D">
              <w:rPr>
                <w:rFonts w:ascii="Sylfaen" w:hAnsi="Sylfaen" w:cs="Times New Roman"/>
                <w:b/>
                <w:i/>
                <w:iCs/>
                <w:sz w:val="16"/>
                <w:szCs w:val="16"/>
              </w:rPr>
              <w:t>-</w:t>
            </w:r>
            <w:r w:rsidR="008041A4" w:rsidRPr="009E168D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ინვიტრო</w:t>
            </w:r>
            <w:r w:rsidR="008041A4" w:rsidRPr="009E168D">
              <w:rPr>
                <w:rFonts w:ascii="Sylfaen" w:hAnsi="Sylfaen" w:cs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="008041A4" w:rsidRPr="009E168D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ლაიფი</w:t>
            </w:r>
            <w:r w:rsidR="0091020A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, </w:t>
            </w:r>
            <w:r w:rsidR="0091020A" w:rsidRPr="0091020A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ქართულ-ამერიკული კლინიკა მედიქალ ჰაუსი.</w:t>
            </w:r>
          </w:p>
        </w:tc>
      </w:tr>
      <w:tr w:rsidR="00CD3206" w:rsidRPr="001162BE" w14:paraId="05D5B9A3" w14:textId="77777777" w:rsidTr="00785DF6">
        <w:tc>
          <w:tcPr>
            <w:tcW w:w="1255" w:type="dxa"/>
          </w:tcPr>
          <w:p w14:paraId="19A15DB5" w14:textId="4047CCAC" w:rsidR="00CD3206" w:rsidRPr="001162BE" w:rsidRDefault="00CD320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15.30-1</w:t>
            </w:r>
            <w:r w:rsidR="00704651">
              <w:rPr>
                <w:rFonts w:ascii="Sylfaen" w:hAnsi="Sylfaen"/>
                <w:sz w:val="20"/>
                <w:szCs w:val="20"/>
                <w:lang w:val="ka-GE"/>
              </w:rPr>
              <w:t>5.40</w:t>
            </w:r>
          </w:p>
        </w:tc>
        <w:tc>
          <w:tcPr>
            <w:tcW w:w="8095" w:type="dxa"/>
          </w:tcPr>
          <w:p w14:paraId="20A9A6A9" w14:textId="5B5C7C1E" w:rsidR="00CD3206" w:rsidRDefault="00704651" w:rsidP="00B65E8B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პათოლოგიური სისხლდენები</w:t>
            </w:r>
            <w:r w:rsidR="00B870EC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საშვილოსნოდან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მაზარდ</w:t>
            </w:r>
            <w:r w:rsidR="005D32F2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გოგონებში.</w:t>
            </w:r>
          </w:p>
          <w:p w14:paraId="5E94999B" w14:textId="1238210E" w:rsidR="00704651" w:rsidRPr="00BA06D5" w:rsidRDefault="00391E5A" w:rsidP="00B65E8B">
            <w:pPr>
              <w:rPr>
                <w:rFonts w:ascii="Sylfaen" w:hAnsi="Sylfaen" w:cs="Sylfaen"/>
                <w:i/>
                <w:iCs/>
                <w:sz w:val="16"/>
                <w:szCs w:val="16"/>
              </w:rPr>
            </w:pPr>
            <w:r w:rsidRPr="006263FB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მაკა ჯორბენაძე-</w:t>
            </w:r>
            <w:r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მედ</w:t>
            </w:r>
            <w:r w:rsidR="000F7CE3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იცინის დოქტორი,</w:t>
            </w:r>
            <w:r w:rsidR="000F7CE3" w:rsidRPr="000F7CE3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r w:rsidR="000F7CE3">
              <w:rPr>
                <w:rFonts w:ascii="Sylfaen" w:hAnsi="Sylfaen" w:cs="Sylfaen"/>
                <w:i/>
                <w:iCs/>
                <w:sz w:val="16"/>
                <w:szCs w:val="16"/>
              </w:rPr>
              <w:t>ა</w:t>
            </w:r>
            <w:r w:rsidR="000F7CE3" w:rsidRPr="000F7CE3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სოცირებული პროფესორი ი. ჯავახიშვილის სახელობის თბილისის სახელმწიფო უნივერსიტეტი, </w:t>
            </w:r>
            <w:r w:rsidR="00376A62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ჟორდანიას მედიცინის ცენტრი</w:t>
            </w:r>
          </w:p>
        </w:tc>
      </w:tr>
      <w:tr w:rsidR="00D220CC" w:rsidRPr="001162BE" w14:paraId="767BD9B5" w14:textId="77777777" w:rsidTr="00785DF6">
        <w:tc>
          <w:tcPr>
            <w:tcW w:w="1255" w:type="dxa"/>
          </w:tcPr>
          <w:p w14:paraId="621203F8" w14:textId="56BA72F7" w:rsidR="00D220CC" w:rsidRPr="001162BE" w:rsidRDefault="00B9704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40-15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55</w:t>
            </w:r>
          </w:p>
        </w:tc>
        <w:tc>
          <w:tcPr>
            <w:tcW w:w="8095" w:type="dxa"/>
          </w:tcPr>
          <w:p w14:paraId="25CF3A72" w14:textId="77777777" w:rsidR="005A1A05" w:rsidRPr="001162BE" w:rsidRDefault="005A1A05" w:rsidP="00BB5928">
            <w:pPr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მამაკაცის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ფაქტორი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უნაყოფობაში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ორსულობის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განმეორებით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დანაკარგებში</w:t>
            </w:r>
          </w:p>
          <w:p w14:paraId="682F37C8" w14:textId="4CF17C46" w:rsidR="00D220CC" w:rsidRPr="00223557" w:rsidRDefault="00B97048" w:rsidP="00BB5928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r w:rsidRPr="00223557">
              <w:rPr>
                <w:rFonts w:ascii="Sylfaen" w:hAnsi="Sylfaen"/>
                <w:b/>
                <w:i/>
                <w:iCs/>
                <w:sz w:val="16"/>
                <w:szCs w:val="16"/>
                <w:lang w:val="ka-GE"/>
              </w:rPr>
              <w:t>თეიმურაზ გაგნიძე</w:t>
            </w:r>
            <w:r w:rsidR="005A1A05" w:rsidRPr="00223557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-</w:t>
            </w:r>
            <w:r w:rsidR="004E6BB9" w:rsidRPr="00223557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930A28">
              <w:rPr>
                <w:rFonts w:ascii="Sylfaen" w:hAnsi="Sylfaen" w:cs="Sylfaen"/>
                <w:i/>
                <w:iCs/>
                <w:sz w:val="16"/>
                <w:szCs w:val="16"/>
              </w:rPr>
              <w:t>იცინის დოქტორი</w:t>
            </w:r>
            <w:r w:rsidR="00B8794F" w:rsidRPr="00223557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EC2392" w:rsidRPr="00EC2392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რეპროდუქციული მედიცინის ცენტრი “უნივერსი” </w:t>
            </w:r>
            <w:r w:rsidR="00930A28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-გენერალური დირექტორი</w:t>
            </w:r>
          </w:p>
        </w:tc>
      </w:tr>
      <w:tr w:rsidR="00D220CC" w:rsidRPr="001162BE" w14:paraId="357A0605" w14:textId="77777777" w:rsidTr="00785DF6">
        <w:tc>
          <w:tcPr>
            <w:tcW w:w="1255" w:type="dxa"/>
          </w:tcPr>
          <w:p w14:paraId="5FECB2F5" w14:textId="35C3AFE6" w:rsidR="00D220CC" w:rsidRPr="001162BE" w:rsidRDefault="007A0015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16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00-16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20</w:t>
            </w:r>
          </w:p>
        </w:tc>
        <w:tc>
          <w:tcPr>
            <w:tcW w:w="8095" w:type="dxa"/>
          </w:tcPr>
          <w:p w14:paraId="169A3899" w14:textId="17B6BABC" w:rsidR="00D220CC" w:rsidRPr="00A406FC" w:rsidRDefault="007A0015" w:rsidP="00BB5928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შესვენება -ყავა/ჩაი</w:t>
            </w:r>
          </w:p>
        </w:tc>
      </w:tr>
      <w:tr w:rsidR="00F06A8D" w:rsidRPr="001162BE" w14:paraId="6B7D66AE" w14:textId="77777777" w:rsidTr="00785DF6">
        <w:tc>
          <w:tcPr>
            <w:tcW w:w="1255" w:type="dxa"/>
          </w:tcPr>
          <w:p w14:paraId="11ABAACF" w14:textId="392474C1" w:rsidR="00F06A8D" w:rsidRPr="001162BE" w:rsidRDefault="00F06A8D" w:rsidP="00F06A8D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F06A8D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4 სესია</w:t>
            </w:r>
          </w:p>
        </w:tc>
        <w:tc>
          <w:tcPr>
            <w:tcW w:w="8095" w:type="dxa"/>
          </w:tcPr>
          <w:p w14:paraId="01C4870B" w14:textId="178FDBB2" w:rsidR="00F06A8D" w:rsidRPr="00825A15" w:rsidRDefault="00614829" w:rsidP="00F06A8D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</w:rPr>
            </w:pPr>
            <w:r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მოდერატორები:</w:t>
            </w:r>
            <w: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</w:t>
            </w:r>
            <w:r w:rsidR="006010B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თეიმურაზ გა</w:t>
            </w:r>
            <w:r w:rsidR="00D5165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გ</w:t>
            </w:r>
            <w:r w:rsidR="006010B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ნიძე, ლევან კობალაძე</w:t>
            </w:r>
            <w:r w:rsidR="00825A15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, ჯენარო ქრისტესაშვილი</w:t>
            </w:r>
          </w:p>
        </w:tc>
      </w:tr>
      <w:tr w:rsidR="00F06A8D" w:rsidRPr="001162BE" w14:paraId="7D9D9AAA" w14:textId="77777777" w:rsidTr="00785DF6">
        <w:tc>
          <w:tcPr>
            <w:tcW w:w="1255" w:type="dxa"/>
          </w:tcPr>
          <w:p w14:paraId="0CA3342B" w14:textId="6E59A6EC" w:rsidR="00F06A8D" w:rsidRPr="001162BE" w:rsidRDefault="00F06A8D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20-16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545A3A68" w14:textId="45B5D31C" w:rsidR="00F06A8D" w:rsidRPr="001162BE" w:rsidRDefault="00F06A8D" w:rsidP="00F06A8D">
            <w:pPr>
              <w:rPr>
                <w:rFonts w:ascii="Sylfaen" w:hAnsi="Sylfaen" w:cs="Sylfaen"/>
                <w:b/>
                <w:sz w:val="20"/>
                <w:szCs w:val="20"/>
              </w:rPr>
            </w:pP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რეპროდუქციული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პროგნოზის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გაუმჯობესების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პერსპექტივები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აზოოსპერმიის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მქონე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უნაყოფო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მამაკაც</w:t>
            </w:r>
            <w:r w:rsidR="00AA1794">
              <w:rPr>
                <w:rFonts w:ascii="Sylfaen" w:hAnsi="Sylfaen" w:cs="Sylfaen"/>
                <w:b/>
                <w:sz w:val="20"/>
                <w:szCs w:val="20"/>
              </w:rPr>
              <w:t>ებ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ში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>-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კლინიკური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შემთხვევის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გარჩევა</w:t>
            </w:r>
          </w:p>
          <w:p w14:paraId="6C15063F" w14:textId="39DDD280" w:rsidR="00F06A8D" w:rsidRPr="00304FE4" w:rsidRDefault="00F06A8D" w:rsidP="00F06A8D">
            <w:pPr>
              <w:rPr>
                <w:rFonts w:ascii="Sylfaen" w:hAnsi="Sylfaen"/>
                <w:bCs/>
                <w:sz w:val="16"/>
                <w:szCs w:val="16"/>
                <w:lang w:val="ka-GE"/>
              </w:rPr>
            </w:pPr>
            <w:r w:rsidRPr="00055A0C">
              <w:rPr>
                <w:rFonts w:ascii="Sylfaen" w:hAnsi="Sylfaen"/>
                <w:b/>
                <w:i/>
                <w:iCs/>
                <w:sz w:val="16"/>
                <w:szCs w:val="16"/>
              </w:rPr>
              <w:t>სოფიო კვალიაშვილი-</w:t>
            </w:r>
            <w:r w:rsidR="00B8794F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r w:rsidR="00304FE4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825A15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იცინის დოქტორი</w:t>
            </w:r>
            <w:r w:rsidR="00B8794F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ჟორდანიას სამედიცინო ცენტრი</w:t>
            </w:r>
            <w:r w:rsid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, </w:t>
            </w:r>
            <w:r w:rsidR="00825A15" w:rsidRP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>პი</w:t>
            </w:r>
            <w:r w:rsid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>ნ</w:t>
            </w:r>
            <w:r w:rsidR="00825A15" w:rsidRP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>ეო</w:t>
            </w:r>
            <w:r w:rsid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>ს</w:t>
            </w:r>
            <w:r w:rsidR="00825A15" w:rsidRP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სამეიცინ</w:t>
            </w:r>
            <w:r w:rsid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>ო</w:t>
            </w:r>
            <w:r w:rsidR="00825A15" w:rsidRP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ეკოსისტემა.</w:t>
            </w:r>
            <w:r w:rsid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r w:rsidR="00825A15" w:rsidRPr="00825A15">
              <w:rPr>
                <w:rFonts w:ascii="Sylfaen" w:hAnsi="Sylfaen"/>
                <w:bCs/>
                <w:i/>
                <w:iCs/>
                <w:sz w:val="16"/>
                <w:szCs w:val="16"/>
              </w:rPr>
              <w:t>სამედიცინო ცენტრო ციტო</w:t>
            </w:r>
          </w:p>
        </w:tc>
      </w:tr>
      <w:tr w:rsidR="004C5791" w:rsidRPr="001162BE" w14:paraId="5F22A201" w14:textId="77777777" w:rsidTr="00785DF6">
        <w:tc>
          <w:tcPr>
            <w:tcW w:w="1255" w:type="dxa"/>
          </w:tcPr>
          <w:p w14:paraId="0781DB3E" w14:textId="045BB547" w:rsidR="004C5791" w:rsidRPr="001162BE" w:rsidRDefault="004C5791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16.30-16.40</w:t>
            </w:r>
          </w:p>
        </w:tc>
        <w:tc>
          <w:tcPr>
            <w:tcW w:w="8095" w:type="dxa"/>
          </w:tcPr>
          <w:p w14:paraId="2388A8C8" w14:textId="44B13B49" w:rsidR="002213B2" w:rsidRDefault="00F611AA" w:rsidP="00F06A8D">
            <w:pPr>
              <w:rPr>
                <w:rFonts w:ascii="Sylfaen" w:hAnsi="Sylfaen" w:cs="Sylfaen"/>
                <w:b/>
                <w:sz w:val="20"/>
                <w:szCs w:val="20"/>
              </w:rPr>
            </w:pPr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უცნობი ეტიოლოგიის უნაყოფობა: თანამედროვე წარმოდგენები შესაძლო მიზეზების შესახებ</w:t>
            </w:r>
            <w:r w:rsidR="00A20585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</w:p>
          <w:p w14:paraId="1BC49206" w14:textId="375CF4E5" w:rsidR="004C5791" w:rsidRPr="001162BE" w:rsidRDefault="00CA6CD8" w:rsidP="00F06A8D">
            <w:pPr>
              <w:rPr>
                <w:rFonts w:ascii="Sylfaen" w:hAnsi="Sylfaen" w:cs="Sylfaen"/>
                <w:b/>
                <w:sz w:val="20"/>
                <w:szCs w:val="20"/>
              </w:rPr>
            </w:pPr>
            <w:r w:rsidRPr="00E866E1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ნანა ჯანელიძე</w:t>
            </w:r>
            <w:r w:rsidR="00E866E1" w:rsidRPr="00E866E1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 xml:space="preserve">-ყურაშვილი </w:t>
            </w:r>
            <w:r w:rsidR="00E90713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-</w:t>
            </w:r>
            <w:r w:rsidR="00E866E1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თსუ-ს</w:t>
            </w:r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დოქტორანტი</w:t>
            </w:r>
            <w:r w:rsidR="00E90713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, </w:t>
            </w:r>
            <w:r w:rsidR="00E90713" w:rsidRPr="00E90713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ადამიანის რეპროდუქციისა და ემბრიოლოგიის საქართველოს ასოციაციის თანადამფუძნებელი</w:t>
            </w:r>
            <w:r w:rsidR="00E90713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, </w:t>
            </w:r>
            <w:r w:rsidR="00E90713" w:rsidRPr="00E90713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ჟორდანიას სამედიცინო ცენტრის რეპრიდუქციული დეპარტამენტიის მიმართულების ხელმძღვანელი</w:t>
            </w:r>
            <w:r w:rsidR="00E90713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.</w:t>
            </w:r>
          </w:p>
        </w:tc>
      </w:tr>
      <w:tr w:rsidR="00F06A8D" w:rsidRPr="001162BE" w14:paraId="14DD8FF9" w14:textId="77777777" w:rsidTr="00785DF6">
        <w:tc>
          <w:tcPr>
            <w:tcW w:w="1255" w:type="dxa"/>
          </w:tcPr>
          <w:p w14:paraId="501A9572" w14:textId="04321ED1" w:rsidR="00F06A8D" w:rsidRPr="001162BE" w:rsidRDefault="00F06A8D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C5791">
              <w:rPr>
                <w:rFonts w:ascii="Sylfaen" w:hAnsi="Sylfaen"/>
                <w:sz w:val="20"/>
                <w:szCs w:val="20"/>
              </w:rPr>
              <w:t>40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-16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C5791">
              <w:rPr>
                <w:rFonts w:ascii="Sylfaen" w:hAnsi="Sylfaen"/>
                <w:sz w:val="20"/>
                <w:szCs w:val="20"/>
              </w:rPr>
              <w:t>5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</w:t>
            </w:r>
          </w:p>
        </w:tc>
        <w:tc>
          <w:tcPr>
            <w:tcW w:w="8095" w:type="dxa"/>
          </w:tcPr>
          <w:p w14:paraId="078523CD" w14:textId="77777777" w:rsidR="00F06A8D" w:rsidRPr="00D35091" w:rsidRDefault="00F06A8D" w:rsidP="00F06A8D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კომბინირებული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ქირურგიული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ჰორმონული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მკურნალობის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ეფექტურობა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უნაყოფო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პაციენტებში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ღრმა</w:t>
            </w:r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ენდომეტრიოზით</w:t>
            </w:r>
          </w:p>
          <w:p w14:paraId="26E40697" w14:textId="11F7BDB0" w:rsidR="00F06A8D" w:rsidRPr="00304FE4" w:rsidRDefault="00F06A8D" w:rsidP="00F06A8D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r w:rsidRPr="00304FE4">
              <w:rPr>
                <w:rFonts w:ascii="Sylfaen" w:hAnsi="Sylfaen"/>
                <w:b/>
                <w:i/>
                <w:iCs/>
                <w:sz w:val="16"/>
                <w:szCs w:val="16"/>
              </w:rPr>
              <w:t>დავით სხირტლაძე-</w:t>
            </w:r>
            <w:r w:rsidR="008E018C" w:rsidRPr="00304FE4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მედ</w:t>
            </w:r>
            <w:r w:rsidR="00A62D30">
              <w:rPr>
                <w:rFonts w:ascii="Sylfaen" w:hAnsi="Sylfaen" w:cs="Sylfaen"/>
                <w:bCs/>
                <w:i/>
                <w:iCs/>
                <w:sz w:val="16"/>
                <w:szCs w:val="16"/>
                <w:lang w:val="ka-GE"/>
              </w:rPr>
              <w:t>იცინის დოქტორი,</w:t>
            </w:r>
            <w:r w:rsidR="003C7E9B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ასოც</w:t>
            </w:r>
            <w:r w:rsidR="00A62D30">
              <w:rPr>
                <w:rFonts w:ascii="Sylfaen" w:hAnsi="Sylfaen"/>
                <w:bCs/>
                <w:i/>
                <w:iCs/>
                <w:sz w:val="16"/>
                <w:szCs w:val="16"/>
              </w:rPr>
              <w:t>ირებული</w:t>
            </w:r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პროფესორი, უნივ</w:t>
            </w:r>
            <w:r w:rsid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.</w:t>
            </w:r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"უნილეველი"</w:t>
            </w:r>
            <w:r w:rsidR="00040D9D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. კლინიკა კარაპს მედლაინი,</w:t>
            </w:r>
            <w:r w:rsidR="00A62D30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სს </w:t>
            </w:r>
            <w:r w:rsidR="00A62D30" w:rsidRPr="00A62D30">
              <w:rPr>
                <w:rFonts w:ascii="Sylfaen" w:hAnsi="Sylfaen"/>
                <w:bCs/>
                <w:i/>
                <w:iCs/>
                <w:sz w:val="16"/>
                <w:szCs w:val="16"/>
              </w:rPr>
              <w:t>"ვიან"</w:t>
            </w:r>
          </w:p>
        </w:tc>
      </w:tr>
      <w:tr w:rsidR="00F06A8D" w:rsidRPr="001162BE" w14:paraId="0690F2E0" w14:textId="77777777" w:rsidTr="00785DF6">
        <w:tc>
          <w:tcPr>
            <w:tcW w:w="1255" w:type="dxa"/>
          </w:tcPr>
          <w:p w14:paraId="30068FDD" w14:textId="0C7E10A4" w:rsidR="00F06A8D" w:rsidRPr="001162BE" w:rsidRDefault="00F06A8D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C5791">
              <w:rPr>
                <w:rFonts w:ascii="Sylfaen" w:hAnsi="Sylfaen"/>
                <w:sz w:val="20"/>
                <w:szCs w:val="20"/>
              </w:rPr>
              <w:t>5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0-1</w:t>
            </w:r>
            <w:r w:rsidR="004C5791">
              <w:rPr>
                <w:rFonts w:ascii="Sylfaen" w:hAnsi="Sylfaen"/>
                <w:sz w:val="20"/>
                <w:szCs w:val="20"/>
                <w:lang w:val="ka-GE"/>
              </w:rPr>
              <w:t>7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C5791">
              <w:rPr>
                <w:rFonts w:ascii="Sylfaen" w:hAnsi="Sylfaen"/>
                <w:sz w:val="20"/>
                <w:szCs w:val="20"/>
              </w:rPr>
              <w:t>05</w:t>
            </w:r>
          </w:p>
        </w:tc>
        <w:tc>
          <w:tcPr>
            <w:tcW w:w="8095" w:type="dxa"/>
          </w:tcPr>
          <w:p w14:paraId="7B219AE4" w14:textId="77777777" w:rsidR="00F06A8D" w:rsidRDefault="00F06A8D" w:rsidP="00F06A8D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ქალი თუ მამაკაცი? სქესის იდენტიფიკაცია </w:t>
            </w:r>
          </w:p>
          <w:p w14:paraId="06C9CB82" w14:textId="0F4E99F4" w:rsidR="00F06A8D" w:rsidRPr="00BA0150" w:rsidRDefault="00F06A8D" w:rsidP="00F06A8D">
            <w:pPr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</w:pPr>
            <w:r w:rsidRPr="00BA0150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ლევან კობალაძე</w:t>
            </w:r>
            <w:r w:rsidR="00525293" w:rsidRPr="00BA0150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-</w:t>
            </w:r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r w:rsidR="008E018C"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r w:rsidR="00AD0F59">
              <w:rPr>
                <w:rFonts w:ascii="Sylfaen" w:hAnsi="Sylfaen" w:cs="Sylfaen"/>
                <w:i/>
                <w:iCs/>
                <w:sz w:val="16"/>
                <w:szCs w:val="16"/>
              </w:rPr>
              <w:t>იცინის დოქტორი</w:t>
            </w:r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სახ. მართვის მაგისტრი, </w:t>
            </w:r>
            <w:r w:rsidR="00AD0F59" w:rsidRPr="00AD0F59">
              <w:rPr>
                <w:rFonts w:ascii="Sylfaen" w:hAnsi="Sylfaen" w:cs="Sylfaen"/>
                <w:i/>
                <w:iCs/>
                <w:sz w:val="16"/>
                <w:szCs w:val="16"/>
              </w:rPr>
              <w:t>რეპროდუქციული მედიცინის ცენტრი “უნივერსი”</w:t>
            </w:r>
          </w:p>
        </w:tc>
      </w:tr>
      <w:tr w:rsidR="00F06A8D" w:rsidRPr="001162BE" w14:paraId="2B72B590" w14:textId="77777777" w:rsidTr="00785DF6">
        <w:tc>
          <w:tcPr>
            <w:tcW w:w="1255" w:type="dxa"/>
          </w:tcPr>
          <w:p w14:paraId="6FA41E1B" w14:textId="6B3442F5" w:rsidR="00F06A8D" w:rsidRPr="001162BE" w:rsidRDefault="004C5791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7</w:t>
            </w:r>
            <w:r w:rsidRPr="00003403">
              <w:rPr>
                <w:rFonts w:ascii="Sylfaen" w:hAnsi="Sylfaen"/>
                <w:sz w:val="20"/>
                <w:szCs w:val="20"/>
              </w:rPr>
              <w:t>:</w:t>
            </w:r>
            <w:r>
              <w:rPr>
                <w:rFonts w:ascii="Sylfaen" w:hAnsi="Sylfaen"/>
                <w:sz w:val="20"/>
                <w:szCs w:val="20"/>
              </w:rPr>
              <w:t>05</w:t>
            </w:r>
            <w:r w:rsidR="00003403" w:rsidRPr="00003403">
              <w:rPr>
                <w:rFonts w:ascii="Sylfaen" w:hAnsi="Sylfaen"/>
                <w:sz w:val="20"/>
                <w:szCs w:val="20"/>
              </w:rPr>
              <w:t>–17:30</w:t>
            </w:r>
          </w:p>
        </w:tc>
        <w:tc>
          <w:tcPr>
            <w:tcW w:w="8095" w:type="dxa"/>
          </w:tcPr>
          <w:p w14:paraId="0623EE1E" w14:textId="03E40679" w:rsidR="00F06A8D" w:rsidRPr="00D35091" w:rsidRDefault="00F06A8D" w:rsidP="00F06A8D">
            <w:pP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D35091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დისკუსია</w:t>
            </w:r>
            <w:r w:rsidR="00D44763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 xml:space="preserve">, </w:t>
            </w:r>
            <w:r w:rsidR="00D44763" w:rsidRPr="00D44763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კონფერენციის</w:t>
            </w:r>
            <w:r w:rsidR="00D44763" w:rsidRPr="00D44763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="00D44763" w:rsidRPr="00D44763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შეჯამება</w:t>
            </w:r>
            <w:r w:rsidR="00D44763" w:rsidRPr="00D44763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, </w:t>
            </w:r>
            <w:r w:rsidR="00D44763" w:rsidRPr="00D44763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დახურვა.</w:t>
            </w:r>
          </w:p>
        </w:tc>
      </w:tr>
    </w:tbl>
    <w:p w14:paraId="439F653D" w14:textId="77777777" w:rsidR="0095110E" w:rsidRPr="001162BE" w:rsidRDefault="0095110E">
      <w:pPr>
        <w:rPr>
          <w:rFonts w:ascii="Sylfaen" w:hAnsi="Sylfaen"/>
          <w:sz w:val="20"/>
          <w:szCs w:val="20"/>
          <w:lang w:val="ka-GE"/>
        </w:rPr>
      </w:pPr>
    </w:p>
    <w:sectPr w:rsidR="0095110E" w:rsidRPr="0011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9C"/>
    <w:rsid w:val="000018FB"/>
    <w:rsid w:val="00003403"/>
    <w:rsid w:val="00005247"/>
    <w:rsid w:val="000318FD"/>
    <w:rsid w:val="0003441E"/>
    <w:rsid w:val="00040D9D"/>
    <w:rsid w:val="00047B4A"/>
    <w:rsid w:val="0005373A"/>
    <w:rsid w:val="00053B7D"/>
    <w:rsid w:val="00055A0C"/>
    <w:rsid w:val="00077874"/>
    <w:rsid w:val="000820B3"/>
    <w:rsid w:val="00083D30"/>
    <w:rsid w:val="000A22B6"/>
    <w:rsid w:val="000A3B8D"/>
    <w:rsid w:val="000A498B"/>
    <w:rsid w:val="000B242F"/>
    <w:rsid w:val="000C702A"/>
    <w:rsid w:val="000E3C10"/>
    <w:rsid w:val="000E7D92"/>
    <w:rsid w:val="000F0730"/>
    <w:rsid w:val="000F48AE"/>
    <w:rsid w:val="000F7CE3"/>
    <w:rsid w:val="0010143C"/>
    <w:rsid w:val="001063A5"/>
    <w:rsid w:val="0011258B"/>
    <w:rsid w:val="00112D4A"/>
    <w:rsid w:val="001162BE"/>
    <w:rsid w:val="00122216"/>
    <w:rsid w:val="0013752C"/>
    <w:rsid w:val="00151396"/>
    <w:rsid w:val="001544D7"/>
    <w:rsid w:val="001663F0"/>
    <w:rsid w:val="001707EE"/>
    <w:rsid w:val="001733DC"/>
    <w:rsid w:val="00181FB9"/>
    <w:rsid w:val="0019697E"/>
    <w:rsid w:val="001A3B39"/>
    <w:rsid w:val="001A6F39"/>
    <w:rsid w:val="001A7F30"/>
    <w:rsid w:val="001B12E3"/>
    <w:rsid w:val="001B2530"/>
    <w:rsid w:val="001D2092"/>
    <w:rsid w:val="001D6431"/>
    <w:rsid w:val="001E2295"/>
    <w:rsid w:val="001E3896"/>
    <w:rsid w:val="001F3897"/>
    <w:rsid w:val="001F3E29"/>
    <w:rsid w:val="001F7FD3"/>
    <w:rsid w:val="00211CF5"/>
    <w:rsid w:val="00217AEB"/>
    <w:rsid w:val="00221223"/>
    <w:rsid w:val="002213B2"/>
    <w:rsid w:val="00223557"/>
    <w:rsid w:val="0023195E"/>
    <w:rsid w:val="00241F11"/>
    <w:rsid w:val="002632CE"/>
    <w:rsid w:val="00271C26"/>
    <w:rsid w:val="00277D47"/>
    <w:rsid w:val="002804DC"/>
    <w:rsid w:val="002A5158"/>
    <w:rsid w:val="002A5736"/>
    <w:rsid w:val="002B50EA"/>
    <w:rsid w:val="002C02A3"/>
    <w:rsid w:val="002C4390"/>
    <w:rsid w:val="002C696A"/>
    <w:rsid w:val="002D052B"/>
    <w:rsid w:val="002D3582"/>
    <w:rsid w:val="002D6169"/>
    <w:rsid w:val="002E5F40"/>
    <w:rsid w:val="002E72B4"/>
    <w:rsid w:val="002F5184"/>
    <w:rsid w:val="0030033D"/>
    <w:rsid w:val="00302692"/>
    <w:rsid w:val="00302F0D"/>
    <w:rsid w:val="00304FE4"/>
    <w:rsid w:val="0035694B"/>
    <w:rsid w:val="003650F1"/>
    <w:rsid w:val="00366BC9"/>
    <w:rsid w:val="00367C9C"/>
    <w:rsid w:val="00376A62"/>
    <w:rsid w:val="00384846"/>
    <w:rsid w:val="00391E5A"/>
    <w:rsid w:val="003922CC"/>
    <w:rsid w:val="003A1E2F"/>
    <w:rsid w:val="003A713D"/>
    <w:rsid w:val="003C571E"/>
    <w:rsid w:val="003C5C64"/>
    <w:rsid w:val="003C6D6E"/>
    <w:rsid w:val="003C70C0"/>
    <w:rsid w:val="003C7E9B"/>
    <w:rsid w:val="003E2B9D"/>
    <w:rsid w:val="003E7491"/>
    <w:rsid w:val="003F7207"/>
    <w:rsid w:val="003F7818"/>
    <w:rsid w:val="00402BBD"/>
    <w:rsid w:val="00403F56"/>
    <w:rsid w:val="004049E8"/>
    <w:rsid w:val="00416B18"/>
    <w:rsid w:val="00430C69"/>
    <w:rsid w:val="00431825"/>
    <w:rsid w:val="004348DD"/>
    <w:rsid w:val="004555B8"/>
    <w:rsid w:val="00456E8B"/>
    <w:rsid w:val="004634E3"/>
    <w:rsid w:val="004768BF"/>
    <w:rsid w:val="004816D8"/>
    <w:rsid w:val="00497DBE"/>
    <w:rsid w:val="004B09E2"/>
    <w:rsid w:val="004B110D"/>
    <w:rsid w:val="004B1893"/>
    <w:rsid w:val="004C5791"/>
    <w:rsid w:val="004D193D"/>
    <w:rsid w:val="004D3AFF"/>
    <w:rsid w:val="004E6BB9"/>
    <w:rsid w:val="004E6F55"/>
    <w:rsid w:val="004F4EDD"/>
    <w:rsid w:val="00500EB8"/>
    <w:rsid w:val="005029BB"/>
    <w:rsid w:val="00525293"/>
    <w:rsid w:val="00527830"/>
    <w:rsid w:val="005339DB"/>
    <w:rsid w:val="00537011"/>
    <w:rsid w:val="00540322"/>
    <w:rsid w:val="005A07DC"/>
    <w:rsid w:val="005A0BE3"/>
    <w:rsid w:val="005A1A05"/>
    <w:rsid w:val="005A3CDD"/>
    <w:rsid w:val="005A6B79"/>
    <w:rsid w:val="005A7597"/>
    <w:rsid w:val="005B0574"/>
    <w:rsid w:val="005B0831"/>
    <w:rsid w:val="005C2598"/>
    <w:rsid w:val="005D0B89"/>
    <w:rsid w:val="005D32F2"/>
    <w:rsid w:val="005D4CC3"/>
    <w:rsid w:val="005E1686"/>
    <w:rsid w:val="005F7126"/>
    <w:rsid w:val="00600193"/>
    <w:rsid w:val="006010B1"/>
    <w:rsid w:val="00602C33"/>
    <w:rsid w:val="0061452E"/>
    <w:rsid w:val="00614829"/>
    <w:rsid w:val="00617DFA"/>
    <w:rsid w:val="006263FB"/>
    <w:rsid w:val="00634269"/>
    <w:rsid w:val="00634D4B"/>
    <w:rsid w:val="006501BD"/>
    <w:rsid w:val="00654FF2"/>
    <w:rsid w:val="00663F9D"/>
    <w:rsid w:val="0066613D"/>
    <w:rsid w:val="00666A29"/>
    <w:rsid w:val="00682903"/>
    <w:rsid w:val="00682B56"/>
    <w:rsid w:val="0068311F"/>
    <w:rsid w:val="00686524"/>
    <w:rsid w:val="00695D69"/>
    <w:rsid w:val="00704651"/>
    <w:rsid w:val="00714A4B"/>
    <w:rsid w:val="007155E8"/>
    <w:rsid w:val="00717489"/>
    <w:rsid w:val="00717B0F"/>
    <w:rsid w:val="00721428"/>
    <w:rsid w:val="007251D3"/>
    <w:rsid w:val="00743A3E"/>
    <w:rsid w:val="0075113F"/>
    <w:rsid w:val="00757420"/>
    <w:rsid w:val="00772CA7"/>
    <w:rsid w:val="00774114"/>
    <w:rsid w:val="00781C1E"/>
    <w:rsid w:val="00782619"/>
    <w:rsid w:val="00785DF6"/>
    <w:rsid w:val="00796ACD"/>
    <w:rsid w:val="007A0015"/>
    <w:rsid w:val="007A03A6"/>
    <w:rsid w:val="007A30F9"/>
    <w:rsid w:val="007B4EAB"/>
    <w:rsid w:val="007C3A6F"/>
    <w:rsid w:val="008041A4"/>
    <w:rsid w:val="0081417A"/>
    <w:rsid w:val="008201F2"/>
    <w:rsid w:val="00825A15"/>
    <w:rsid w:val="00827554"/>
    <w:rsid w:val="00836DDC"/>
    <w:rsid w:val="00842D49"/>
    <w:rsid w:val="008433DF"/>
    <w:rsid w:val="00845EED"/>
    <w:rsid w:val="00856A68"/>
    <w:rsid w:val="00861B2B"/>
    <w:rsid w:val="00873BFA"/>
    <w:rsid w:val="00874799"/>
    <w:rsid w:val="008776FA"/>
    <w:rsid w:val="0088325C"/>
    <w:rsid w:val="0089373D"/>
    <w:rsid w:val="008A2CE8"/>
    <w:rsid w:val="008A6D6E"/>
    <w:rsid w:val="008B2F39"/>
    <w:rsid w:val="008B5042"/>
    <w:rsid w:val="008C456A"/>
    <w:rsid w:val="008C4B50"/>
    <w:rsid w:val="008D2A22"/>
    <w:rsid w:val="008D4661"/>
    <w:rsid w:val="008E018C"/>
    <w:rsid w:val="008F56BF"/>
    <w:rsid w:val="00900CEB"/>
    <w:rsid w:val="0091020A"/>
    <w:rsid w:val="00921301"/>
    <w:rsid w:val="00930A28"/>
    <w:rsid w:val="00936541"/>
    <w:rsid w:val="00937B16"/>
    <w:rsid w:val="009408EF"/>
    <w:rsid w:val="0095110E"/>
    <w:rsid w:val="0097307D"/>
    <w:rsid w:val="00980DB6"/>
    <w:rsid w:val="00982807"/>
    <w:rsid w:val="00997634"/>
    <w:rsid w:val="009A7120"/>
    <w:rsid w:val="009B66ED"/>
    <w:rsid w:val="009B6FB9"/>
    <w:rsid w:val="009C2B23"/>
    <w:rsid w:val="009D5651"/>
    <w:rsid w:val="009E168D"/>
    <w:rsid w:val="009F005B"/>
    <w:rsid w:val="00A04E81"/>
    <w:rsid w:val="00A065DD"/>
    <w:rsid w:val="00A07FD3"/>
    <w:rsid w:val="00A20585"/>
    <w:rsid w:val="00A23575"/>
    <w:rsid w:val="00A32A85"/>
    <w:rsid w:val="00A34273"/>
    <w:rsid w:val="00A344B0"/>
    <w:rsid w:val="00A406FC"/>
    <w:rsid w:val="00A45873"/>
    <w:rsid w:val="00A54974"/>
    <w:rsid w:val="00A568CE"/>
    <w:rsid w:val="00A62D30"/>
    <w:rsid w:val="00A94853"/>
    <w:rsid w:val="00AA1794"/>
    <w:rsid w:val="00AA1E46"/>
    <w:rsid w:val="00AA259C"/>
    <w:rsid w:val="00AA3A7C"/>
    <w:rsid w:val="00AC0312"/>
    <w:rsid w:val="00AC5C22"/>
    <w:rsid w:val="00AD0F59"/>
    <w:rsid w:val="00AD29CE"/>
    <w:rsid w:val="00AD7993"/>
    <w:rsid w:val="00AF760A"/>
    <w:rsid w:val="00B24C98"/>
    <w:rsid w:val="00B25253"/>
    <w:rsid w:val="00B25E30"/>
    <w:rsid w:val="00B26605"/>
    <w:rsid w:val="00B27F6A"/>
    <w:rsid w:val="00B33136"/>
    <w:rsid w:val="00B3570F"/>
    <w:rsid w:val="00B65E8B"/>
    <w:rsid w:val="00B870EC"/>
    <w:rsid w:val="00B8794F"/>
    <w:rsid w:val="00B97048"/>
    <w:rsid w:val="00BA0150"/>
    <w:rsid w:val="00BA06D5"/>
    <w:rsid w:val="00BA12B5"/>
    <w:rsid w:val="00BB3CDF"/>
    <w:rsid w:val="00BB5928"/>
    <w:rsid w:val="00BC220A"/>
    <w:rsid w:val="00BD43B0"/>
    <w:rsid w:val="00BE3E2D"/>
    <w:rsid w:val="00BF7DD9"/>
    <w:rsid w:val="00C00FBC"/>
    <w:rsid w:val="00C133B8"/>
    <w:rsid w:val="00C17476"/>
    <w:rsid w:val="00C17AF9"/>
    <w:rsid w:val="00C20EE7"/>
    <w:rsid w:val="00C3484D"/>
    <w:rsid w:val="00C364A8"/>
    <w:rsid w:val="00C5029B"/>
    <w:rsid w:val="00C637D4"/>
    <w:rsid w:val="00C66C4D"/>
    <w:rsid w:val="00C70941"/>
    <w:rsid w:val="00C7354B"/>
    <w:rsid w:val="00C76C03"/>
    <w:rsid w:val="00C8642E"/>
    <w:rsid w:val="00C87BAB"/>
    <w:rsid w:val="00C91BBB"/>
    <w:rsid w:val="00C95A8A"/>
    <w:rsid w:val="00CA2360"/>
    <w:rsid w:val="00CA6CD8"/>
    <w:rsid w:val="00CB260C"/>
    <w:rsid w:val="00CC32FC"/>
    <w:rsid w:val="00CC3F82"/>
    <w:rsid w:val="00CD3206"/>
    <w:rsid w:val="00CD3FB4"/>
    <w:rsid w:val="00CE3C37"/>
    <w:rsid w:val="00D220CC"/>
    <w:rsid w:val="00D2498F"/>
    <w:rsid w:val="00D26C45"/>
    <w:rsid w:val="00D321C0"/>
    <w:rsid w:val="00D33664"/>
    <w:rsid w:val="00D35091"/>
    <w:rsid w:val="00D430E0"/>
    <w:rsid w:val="00D433B5"/>
    <w:rsid w:val="00D44763"/>
    <w:rsid w:val="00D50016"/>
    <w:rsid w:val="00D51651"/>
    <w:rsid w:val="00D75B00"/>
    <w:rsid w:val="00D90F15"/>
    <w:rsid w:val="00D93B49"/>
    <w:rsid w:val="00D95F83"/>
    <w:rsid w:val="00D96F18"/>
    <w:rsid w:val="00DA612E"/>
    <w:rsid w:val="00DD5941"/>
    <w:rsid w:val="00DE55C2"/>
    <w:rsid w:val="00DE5A6D"/>
    <w:rsid w:val="00DF4802"/>
    <w:rsid w:val="00DF6D05"/>
    <w:rsid w:val="00E10E2F"/>
    <w:rsid w:val="00E31E94"/>
    <w:rsid w:val="00E4199B"/>
    <w:rsid w:val="00E46282"/>
    <w:rsid w:val="00E56388"/>
    <w:rsid w:val="00E57DD3"/>
    <w:rsid w:val="00E620F5"/>
    <w:rsid w:val="00E70E6A"/>
    <w:rsid w:val="00E746C7"/>
    <w:rsid w:val="00E85C91"/>
    <w:rsid w:val="00E866E1"/>
    <w:rsid w:val="00E87C9F"/>
    <w:rsid w:val="00E90713"/>
    <w:rsid w:val="00E96EF7"/>
    <w:rsid w:val="00E974F3"/>
    <w:rsid w:val="00EB2976"/>
    <w:rsid w:val="00EC0FC4"/>
    <w:rsid w:val="00EC1625"/>
    <w:rsid w:val="00EC2392"/>
    <w:rsid w:val="00EC40C7"/>
    <w:rsid w:val="00ED0725"/>
    <w:rsid w:val="00ED25A3"/>
    <w:rsid w:val="00EE5EC5"/>
    <w:rsid w:val="00EF4920"/>
    <w:rsid w:val="00EF71C0"/>
    <w:rsid w:val="00F06A8D"/>
    <w:rsid w:val="00F07357"/>
    <w:rsid w:val="00F32270"/>
    <w:rsid w:val="00F342A8"/>
    <w:rsid w:val="00F47887"/>
    <w:rsid w:val="00F611AA"/>
    <w:rsid w:val="00F62C46"/>
    <w:rsid w:val="00F66E33"/>
    <w:rsid w:val="00F72BE6"/>
    <w:rsid w:val="00F85D3C"/>
    <w:rsid w:val="00F970C7"/>
    <w:rsid w:val="00FA195E"/>
    <w:rsid w:val="00FC525A"/>
    <w:rsid w:val="00FE57FF"/>
    <w:rsid w:val="00FF135C"/>
    <w:rsid w:val="00FF339D"/>
    <w:rsid w:val="00FF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67E5"/>
  <w15:chartTrackingRefBased/>
  <w15:docId w15:val="{9A545880-9E73-47FB-9ED6-E77EEC03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A8A"/>
  </w:style>
  <w:style w:type="paragraph" w:styleId="Heading1">
    <w:name w:val="heading 1"/>
    <w:basedOn w:val="Normal"/>
    <w:next w:val="Normal"/>
    <w:link w:val="Heading1Char"/>
    <w:uiPriority w:val="9"/>
    <w:qFormat/>
    <w:rsid w:val="00367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568</Words>
  <Characters>5356</Characters>
  <Application>Microsoft Office Word</Application>
  <DocSecurity>0</DocSecurity>
  <Lines>198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Elene Asanidze</dc:creator>
  <cp:keywords/>
  <dc:description/>
  <cp:lastModifiedBy>Elene Asanidze</cp:lastModifiedBy>
  <cp:revision>38</cp:revision>
  <dcterms:created xsi:type="dcterms:W3CDTF">2026-06-02T18:50:00Z</dcterms:created>
  <dcterms:modified xsi:type="dcterms:W3CDTF">2026-06-02T19:32:00Z</dcterms:modified>
</cp:coreProperties>
</file>